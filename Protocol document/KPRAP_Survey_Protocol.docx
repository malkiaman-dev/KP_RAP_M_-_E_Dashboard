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F6A6E9" w14:textId="77777777" w:rsidR="00A20880" w:rsidRDefault="00A20880">
      <w:bookmarkStart w:id="0" w:name="_GoBack"/>
      <w:bookmarkEnd w:id="0"/>
    </w:p>
    <w:p w14:paraId="550BC15C" w14:textId="77777777" w:rsidR="009123D5" w:rsidRDefault="00B1290D">
      <w:pPr>
        <w:jc w:val="center"/>
      </w:pPr>
      <w:r>
        <w:rPr>
          <w:rFonts w:ascii="Calibri" w:hAnsi="Calibri"/>
          <w:b/>
          <w:color w:val="1F3A68"/>
          <w:sz w:val="44"/>
        </w:rPr>
        <w:t>KPRAP Tracking and Survey Protocol</w:t>
      </w:r>
    </w:p>
    <w:p w14:paraId="7C55B4F3" w14:textId="77777777" w:rsidR="009123D5" w:rsidRDefault="009123D5"/>
    <w:p w14:paraId="7341ACCA" w14:textId="77777777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t>1. Purpose and Background</w:t>
      </w:r>
    </w:p>
    <w:p w14:paraId="398EC615" w14:textId="0F8409FF" w:rsidR="009123D5" w:rsidRDefault="00B1290D">
      <w:pPr>
        <w:spacing w:after="80"/>
      </w:pPr>
      <w:r>
        <w:rPr>
          <w:rFonts w:ascii="Calibri" w:hAnsi="Calibri"/>
          <w:sz w:val="22"/>
        </w:rPr>
        <w:t>The KPRAP Impact Evaluation requires high-quality data from approximatel</w:t>
      </w:r>
      <w:r w:rsidRPr="00884C85">
        <w:rPr>
          <w:rFonts w:ascii="Calibri" w:hAnsi="Calibri"/>
          <w:color w:val="000000" w:themeColor="text1"/>
          <w:sz w:val="22"/>
        </w:rPr>
        <w:t>y 4,0</w:t>
      </w:r>
      <w:r w:rsidR="001267C3" w:rsidRPr="00884C85">
        <w:rPr>
          <w:rFonts w:ascii="Calibri" w:hAnsi="Calibri"/>
          <w:color w:val="000000" w:themeColor="text1"/>
          <w:sz w:val="22"/>
        </w:rPr>
        <w:t xml:space="preserve">38 </w:t>
      </w:r>
      <w:r w:rsidRPr="00884C85">
        <w:rPr>
          <w:rFonts w:ascii="Calibri" w:hAnsi="Calibri"/>
          <w:color w:val="000000" w:themeColor="text1"/>
          <w:sz w:val="22"/>
        </w:rPr>
        <w:t>f</w:t>
      </w:r>
      <w:r>
        <w:rPr>
          <w:rFonts w:ascii="Calibri" w:hAnsi="Calibri"/>
          <w:sz w:val="22"/>
        </w:rPr>
        <w:t xml:space="preserve">ully completed households across </w:t>
      </w:r>
      <w:r w:rsidR="001267C3">
        <w:rPr>
          <w:rFonts w:ascii="Calibri" w:hAnsi="Calibri"/>
          <w:sz w:val="22"/>
        </w:rPr>
        <w:t>4</w:t>
      </w:r>
      <w:r>
        <w:rPr>
          <w:rFonts w:ascii="Calibri" w:hAnsi="Calibri"/>
          <w:sz w:val="22"/>
        </w:rPr>
        <w:t xml:space="preserve"> districts in Khyber Pakhtunkhwa. Achieving this depends critically on how tracking is designed and executed before the household survey begins.</w:t>
      </w:r>
    </w:p>
    <w:p w14:paraId="3551E17B" w14:textId="41F6E9E7" w:rsidR="009123D5" w:rsidRDefault="00B1290D">
      <w:pPr>
        <w:spacing w:after="80"/>
      </w:pPr>
      <w:r w:rsidRPr="2570FC5F">
        <w:rPr>
          <w:rFonts w:ascii="Calibri" w:hAnsi="Calibri"/>
          <w:sz w:val="22"/>
          <w:szCs w:val="22"/>
        </w:rPr>
        <w:t xml:space="preserve">Past field experience has shown that attrition between tracking and survey can compromise </w:t>
      </w:r>
      <w:r w:rsidR="001267C3" w:rsidRPr="2570FC5F">
        <w:rPr>
          <w:rFonts w:ascii="Calibri" w:hAnsi="Calibri"/>
          <w:sz w:val="22"/>
          <w:szCs w:val="22"/>
        </w:rPr>
        <w:t>the</w:t>
      </w:r>
      <w:r w:rsidRPr="2570FC5F">
        <w:rPr>
          <w:rFonts w:ascii="Calibri" w:hAnsi="Calibri"/>
          <w:sz w:val="22"/>
          <w:szCs w:val="22"/>
        </w:rPr>
        <w:t xml:space="preserve"> sample size. This protocol consolidates the latest decisions taken with the </w:t>
      </w:r>
      <w:r w:rsidR="00EE1853" w:rsidRPr="2570FC5F">
        <w:rPr>
          <w:rFonts w:ascii="Calibri" w:hAnsi="Calibri"/>
          <w:sz w:val="22"/>
          <w:szCs w:val="22"/>
        </w:rPr>
        <w:t>AoE and PIU</w:t>
      </w:r>
      <w:r w:rsidRPr="2570FC5F">
        <w:rPr>
          <w:rFonts w:ascii="Calibri" w:hAnsi="Calibri"/>
          <w:sz w:val="22"/>
          <w:szCs w:val="22"/>
        </w:rPr>
        <w:t xml:space="preserve"> and address </w:t>
      </w:r>
      <w:r w:rsidR="00230317" w:rsidRPr="2570FC5F">
        <w:rPr>
          <w:rFonts w:ascii="Calibri" w:hAnsi="Calibri"/>
          <w:sz w:val="22"/>
          <w:szCs w:val="22"/>
        </w:rPr>
        <w:t>the</w:t>
      </w:r>
      <w:r w:rsidRPr="2570FC5F">
        <w:rPr>
          <w:rFonts w:ascii="Calibri" w:hAnsi="Calibri"/>
          <w:sz w:val="22"/>
          <w:szCs w:val="22"/>
        </w:rPr>
        <w:t xml:space="preserve"> risk </w:t>
      </w:r>
      <w:r w:rsidR="00230317" w:rsidRPr="2570FC5F">
        <w:rPr>
          <w:rFonts w:ascii="Calibri" w:hAnsi="Calibri"/>
          <w:sz w:val="22"/>
          <w:szCs w:val="22"/>
        </w:rPr>
        <w:t xml:space="preserve">of attrition </w:t>
      </w:r>
      <w:r w:rsidRPr="2570FC5F">
        <w:rPr>
          <w:rFonts w:ascii="Calibri" w:hAnsi="Calibri"/>
          <w:sz w:val="22"/>
          <w:szCs w:val="22"/>
        </w:rPr>
        <w:t>through over-tracking, clear completion definitions, and tight control on revisits and replacements.</w:t>
      </w:r>
    </w:p>
    <w:p w14:paraId="2143FAF6" w14:textId="77777777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t>2. Guiding Principle: Front-Load Effort During Tracking</w:t>
      </w:r>
    </w:p>
    <w:p w14:paraId="47FF6996" w14:textId="14892A96" w:rsidR="009123D5" w:rsidRDefault="00B1290D" w:rsidP="2570FC5F">
      <w:pPr>
        <w:spacing w:after="80"/>
        <w:rPr>
          <w:rFonts w:ascii="Calibri" w:hAnsi="Calibri"/>
          <w:sz w:val="22"/>
          <w:szCs w:val="22"/>
        </w:rPr>
      </w:pPr>
      <w:r w:rsidRPr="50FA6187">
        <w:rPr>
          <w:rFonts w:ascii="Calibri" w:hAnsi="Calibri"/>
          <w:sz w:val="22"/>
          <w:szCs w:val="22"/>
        </w:rPr>
        <w:t xml:space="preserve">The core idea is simple: </w:t>
      </w:r>
      <w:r w:rsidR="00230317" w:rsidRPr="50FA6187">
        <w:rPr>
          <w:rFonts w:ascii="Calibri" w:hAnsi="Calibri"/>
          <w:sz w:val="22"/>
          <w:szCs w:val="22"/>
        </w:rPr>
        <w:t>track</w:t>
      </w:r>
      <w:r w:rsidR="186C7F69" w:rsidRPr="50FA6187">
        <w:rPr>
          <w:rFonts w:ascii="Calibri" w:hAnsi="Calibri"/>
          <w:sz w:val="22"/>
          <w:szCs w:val="22"/>
        </w:rPr>
        <w:t xml:space="preserve"> slightly</w:t>
      </w:r>
      <w:r w:rsidR="00230317" w:rsidRPr="50FA6187">
        <w:rPr>
          <w:rFonts w:ascii="Calibri" w:hAnsi="Calibri"/>
          <w:sz w:val="22"/>
          <w:szCs w:val="22"/>
        </w:rPr>
        <w:t xml:space="preserve"> more</w:t>
      </w:r>
      <w:r w:rsidRPr="50FA6187">
        <w:rPr>
          <w:rFonts w:ascii="Calibri" w:hAnsi="Calibri"/>
          <w:sz w:val="22"/>
          <w:szCs w:val="22"/>
        </w:rPr>
        <w:t xml:space="preserve"> </w:t>
      </w:r>
      <w:r w:rsidR="2DDE765A" w:rsidRPr="50FA6187">
        <w:rPr>
          <w:rFonts w:ascii="Calibri" w:hAnsi="Calibri"/>
          <w:sz w:val="22"/>
          <w:szCs w:val="22"/>
        </w:rPr>
        <w:t xml:space="preserve">households </w:t>
      </w:r>
      <w:r w:rsidRPr="50FA6187">
        <w:rPr>
          <w:rFonts w:ascii="Calibri" w:hAnsi="Calibri"/>
          <w:sz w:val="22"/>
          <w:szCs w:val="22"/>
        </w:rPr>
        <w:t xml:space="preserve">upfront </w:t>
      </w:r>
      <w:r w:rsidR="76357B96" w:rsidRPr="50FA6187">
        <w:rPr>
          <w:rFonts w:ascii="Calibri" w:eastAsia="Calibri" w:hAnsi="Calibri" w:cs="Calibri"/>
          <w:sz w:val="22"/>
          <w:szCs w:val="22"/>
        </w:rPr>
        <w:t xml:space="preserve">to </w:t>
      </w:r>
      <w:r w:rsidR="3E4CA1DC" w:rsidRPr="50FA6187">
        <w:rPr>
          <w:rFonts w:ascii="Calibri" w:eastAsia="Calibri" w:hAnsi="Calibri" w:cs="Calibri"/>
          <w:sz w:val="22"/>
          <w:szCs w:val="22"/>
        </w:rPr>
        <w:t xml:space="preserve">reduce </w:t>
      </w:r>
      <w:r w:rsidR="76357B96" w:rsidRPr="50FA6187">
        <w:rPr>
          <w:rFonts w:ascii="Calibri" w:eastAsia="Calibri" w:hAnsi="Calibri" w:cs="Calibri"/>
          <w:sz w:val="22"/>
          <w:szCs w:val="22"/>
        </w:rPr>
        <w:t xml:space="preserve">the </w:t>
      </w:r>
      <w:r w:rsidR="0E4C829C" w:rsidRPr="50FA6187">
        <w:rPr>
          <w:rFonts w:ascii="Calibri" w:eastAsia="Calibri" w:hAnsi="Calibri" w:cs="Calibri"/>
          <w:sz w:val="22"/>
          <w:szCs w:val="22"/>
        </w:rPr>
        <w:t>chance</w:t>
      </w:r>
      <w:r w:rsidR="450797E2" w:rsidRPr="50FA6187">
        <w:rPr>
          <w:rFonts w:ascii="Calibri" w:eastAsia="Calibri" w:hAnsi="Calibri" w:cs="Calibri"/>
          <w:sz w:val="22"/>
          <w:szCs w:val="22"/>
        </w:rPr>
        <w:t>s</w:t>
      </w:r>
      <w:r w:rsidR="0E4C829C" w:rsidRPr="50FA6187">
        <w:rPr>
          <w:rFonts w:ascii="Calibri" w:eastAsia="Calibri" w:hAnsi="Calibri" w:cs="Calibri"/>
          <w:sz w:val="22"/>
          <w:szCs w:val="22"/>
        </w:rPr>
        <w:t xml:space="preserve"> </w:t>
      </w:r>
      <w:r w:rsidR="76357B96" w:rsidRPr="50FA6187">
        <w:rPr>
          <w:rFonts w:ascii="Calibri" w:eastAsia="Calibri" w:hAnsi="Calibri" w:cs="Calibri"/>
          <w:sz w:val="22"/>
          <w:szCs w:val="22"/>
        </w:rPr>
        <w:t xml:space="preserve">of AOE having to return to the tracking stage </w:t>
      </w:r>
      <w:r w:rsidR="764A94C0" w:rsidRPr="1A19C1D3">
        <w:rPr>
          <w:rFonts w:ascii="Calibri" w:eastAsia="Calibri" w:hAnsi="Calibri" w:cs="Calibri"/>
          <w:sz w:val="22"/>
          <w:szCs w:val="22"/>
        </w:rPr>
        <w:t xml:space="preserve">if </w:t>
      </w:r>
      <w:r w:rsidR="76357B96" w:rsidRPr="1A19C1D3">
        <w:rPr>
          <w:rFonts w:ascii="Calibri" w:eastAsia="Calibri" w:hAnsi="Calibri" w:cs="Calibri"/>
          <w:sz w:val="22"/>
          <w:szCs w:val="22"/>
        </w:rPr>
        <w:t>the</w:t>
      </w:r>
      <w:r w:rsidR="76357B96" w:rsidRPr="50FA6187">
        <w:rPr>
          <w:rFonts w:ascii="Calibri" w:eastAsia="Calibri" w:hAnsi="Calibri" w:cs="Calibri"/>
          <w:sz w:val="22"/>
          <w:szCs w:val="22"/>
        </w:rPr>
        <w:t xml:space="preserve"> H</w:t>
      </w:r>
      <w:r w:rsidR="7AB4AEB3" w:rsidRPr="50FA6187">
        <w:rPr>
          <w:rFonts w:ascii="Calibri" w:eastAsia="Calibri" w:hAnsi="Calibri" w:cs="Calibri"/>
          <w:sz w:val="22"/>
          <w:szCs w:val="22"/>
        </w:rPr>
        <w:t>ousehold</w:t>
      </w:r>
      <w:r w:rsidR="76357B96" w:rsidRPr="50FA6187">
        <w:rPr>
          <w:rFonts w:ascii="Calibri" w:eastAsia="Calibri" w:hAnsi="Calibri" w:cs="Calibri"/>
          <w:sz w:val="22"/>
          <w:szCs w:val="22"/>
        </w:rPr>
        <w:t xml:space="preserve"> sample target </w:t>
      </w:r>
      <w:r w:rsidR="2A5385C1" w:rsidRPr="3F0A42F6">
        <w:rPr>
          <w:rFonts w:ascii="Calibri" w:eastAsia="Calibri" w:hAnsi="Calibri" w:cs="Calibri"/>
          <w:sz w:val="22"/>
          <w:szCs w:val="22"/>
        </w:rPr>
        <w:t xml:space="preserve">is not </w:t>
      </w:r>
      <w:r w:rsidR="76357B96" w:rsidRPr="3F0A42F6">
        <w:rPr>
          <w:rFonts w:ascii="Calibri" w:eastAsia="Calibri" w:hAnsi="Calibri" w:cs="Calibri"/>
          <w:sz w:val="22"/>
          <w:szCs w:val="22"/>
        </w:rPr>
        <w:t>met</w:t>
      </w:r>
      <w:r w:rsidR="76357B96" w:rsidRPr="50FA6187">
        <w:rPr>
          <w:rFonts w:ascii="Calibri" w:eastAsia="Calibri" w:hAnsi="Calibri" w:cs="Calibri"/>
          <w:sz w:val="22"/>
          <w:szCs w:val="22"/>
        </w:rPr>
        <w:t xml:space="preserve"> during survey.</w:t>
      </w:r>
      <w:r w:rsidR="76357B96" w:rsidRPr="2570FC5F">
        <w:rPr>
          <w:rFonts w:ascii="Calibri" w:eastAsia="Calibri" w:hAnsi="Calibri" w:cs="Calibri"/>
          <w:sz w:val="22"/>
          <w:szCs w:val="22"/>
        </w:rPr>
        <w:t xml:space="preserve"> </w:t>
      </w:r>
      <w:r w:rsidR="6E497E9A" w:rsidRPr="2570FC5F">
        <w:rPr>
          <w:rFonts w:ascii="Calibri" w:hAnsi="Calibri"/>
          <w:sz w:val="22"/>
          <w:szCs w:val="22"/>
        </w:rPr>
        <w:t>I</w:t>
      </w:r>
      <w:r w:rsidR="6E497E9A" w:rsidRPr="2570FC5F">
        <w:rPr>
          <w:rFonts w:ascii="Calibri" w:eastAsia="Calibri" w:hAnsi="Calibri" w:cs="Calibri"/>
          <w:sz w:val="22"/>
          <w:szCs w:val="22"/>
        </w:rPr>
        <w:t>f the sample target is missed during survey, AOE would need to remobilize field teams for an additional tracking round — incurring higher costs than the modest upfront cost of over-tracking now</w:t>
      </w:r>
      <w:r w:rsidR="3F13DB48" w:rsidRPr="2570FC5F">
        <w:rPr>
          <w:rFonts w:ascii="Calibri" w:eastAsia="Calibri" w:hAnsi="Calibri" w:cs="Calibri"/>
          <w:sz w:val="22"/>
          <w:szCs w:val="22"/>
        </w:rPr>
        <w:t xml:space="preserve">. Over-tracking, scheduling interviews during tracking visits, and verifying contact details </w:t>
      </w:r>
      <w:del w:id="1" w:author="Hijab Waheed" w:date="2026-06-19T09:45:00Z">
        <w:r w:rsidR="3F13DB48" w:rsidRPr="2570FC5F">
          <w:rPr>
            <w:rFonts w:ascii="Calibri" w:eastAsia="Calibri" w:hAnsi="Calibri" w:cs="Calibri"/>
            <w:sz w:val="22"/>
            <w:szCs w:val="22"/>
          </w:rPr>
          <w:delText>on the spot</w:delText>
        </w:r>
      </w:del>
      <w:r w:rsidR="3F13DB48" w:rsidRPr="2570FC5F">
        <w:rPr>
          <w:rFonts w:ascii="Calibri" w:eastAsia="Calibri" w:hAnsi="Calibri" w:cs="Calibri"/>
          <w:sz w:val="22"/>
          <w:szCs w:val="22"/>
        </w:rPr>
        <w:t xml:space="preserve"> make the survey stage almost mechanical, reducing the chances of falling short of the 4,038 HH sample target</w:t>
      </w:r>
      <w:r w:rsidR="76F9218D" w:rsidRPr="2570FC5F">
        <w:rPr>
          <w:rFonts w:ascii="Calibri" w:eastAsia="Calibri" w:hAnsi="Calibri" w:cs="Calibri"/>
          <w:sz w:val="22"/>
          <w:szCs w:val="22"/>
        </w:rPr>
        <w:t>.</w:t>
      </w:r>
    </w:p>
    <w:p w14:paraId="2C827E81" w14:textId="265B5E02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Track at approximately </w:t>
      </w:r>
      <w:r w:rsidRPr="12DEB61E">
        <w:rPr>
          <w:rFonts w:ascii="Calibri" w:hAnsi="Calibri"/>
          <w:b/>
          <w:bCs/>
          <w:sz w:val="22"/>
          <w:szCs w:val="22"/>
        </w:rPr>
        <w:t>120% of the target sample</w:t>
      </w:r>
      <w:r w:rsidRPr="12DEB61E">
        <w:rPr>
          <w:rFonts w:ascii="Calibri" w:hAnsi="Calibri"/>
          <w:sz w:val="22"/>
          <w:szCs w:val="22"/>
        </w:rPr>
        <w:t xml:space="preserve"> to create a buffer for unavoidable losses.</w:t>
      </w:r>
      <w:r w:rsidR="00230317" w:rsidRPr="12DEB61E">
        <w:rPr>
          <w:rFonts w:ascii="Calibri" w:hAnsi="Calibri"/>
          <w:sz w:val="22"/>
          <w:szCs w:val="22"/>
        </w:rPr>
        <w:t xml:space="preserve"> </w:t>
      </w:r>
    </w:p>
    <w:p w14:paraId="253BDAA1" w14:textId="447F595C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Enumerators must work through </w:t>
      </w:r>
      <w:r w:rsidRPr="12DEB61E">
        <w:rPr>
          <w:rFonts w:ascii="Calibri" w:hAnsi="Calibri"/>
          <w:b/>
          <w:bCs/>
          <w:sz w:val="22"/>
          <w:szCs w:val="22"/>
        </w:rPr>
        <w:t xml:space="preserve">all </w:t>
      </w:r>
      <w:r w:rsidRPr="004F52BF">
        <w:rPr>
          <w:rFonts w:ascii="Calibri" w:hAnsi="Calibri"/>
          <w:b/>
          <w:bCs/>
          <w:color w:val="FF0000"/>
          <w:sz w:val="22"/>
          <w:szCs w:val="22"/>
        </w:rPr>
        <w:t>4,8</w:t>
      </w:r>
      <w:r w:rsidR="00230317" w:rsidRPr="004F52BF">
        <w:rPr>
          <w:rFonts w:ascii="Calibri" w:hAnsi="Calibri"/>
          <w:b/>
          <w:bCs/>
          <w:color w:val="FF0000"/>
          <w:sz w:val="22"/>
          <w:szCs w:val="22"/>
        </w:rPr>
        <w:t>60</w:t>
      </w:r>
      <w:r w:rsidRPr="004F52BF">
        <w:rPr>
          <w:rFonts w:ascii="Calibri" w:hAnsi="Calibri"/>
          <w:b/>
          <w:bCs/>
          <w:color w:val="FF0000"/>
          <w:sz w:val="22"/>
          <w:szCs w:val="22"/>
        </w:rPr>
        <w:t xml:space="preserve"> assigned </w:t>
      </w:r>
      <w:r w:rsidR="00230317" w:rsidRPr="004F52BF">
        <w:rPr>
          <w:rFonts w:ascii="Calibri" w:hAnsi="Calibri"/>
          <w:b/>
          <w:bCs/>
          <w:color w:val="FF0000"/>
          <w:sz w:val="22"/>
          <w:szCs w:val="22"/>
        </w:rPr>
        <w:t>girls to track</w:t>
      </w:r>
      <w:r w:rsidRPr="004F52BF">
        <w:rPr>
          <w:rFonts w:ascii="Calibri" w:hAnsi="Calibri"/>
          <w:color w:val="FF0000"/>
          <w:sz w:val="22"/>
          <w:szCs w:val="22"/>
        </w:rPr>
        <w:t xml:space="preserve"> </w:t>
      </w:r>
      <w:r w:rsidRPr="12DEB61E">
        <w:rPr>
          <w:rFonts w:ascii="Calibri" w:hAnsi="Calibri"/>
          <w:sz w:val="22"/>
          <w:szCs w:val="22"/>
        </w:rPr>
        <w:t>— not stop once a quota is met.</w:t>
      </w:r>
    </w:p>
    <w:p w14:paraId="0424A041" w14:textId="0B2A9CB7" w:rsidR="009123D5" w:rsidRDefault="00B1290D">
      <w:pPr>
        <w:pStyle w:val="ListBullet"/>
        <w:spacing w:after="40"/>
      </w:pPr>
      <w:r w:rsidRPr="2570FC5F">
        <w:rPr>
          <w:rFonts w:ascii="Calibri" w:hAnsi="Calibri"/>
          <w:sz w:val="22"/>
          <w:szCs w:val="22"/>
        </w:rPr>
        <w:t xml:space="preserve">Replacements </w:t>
      </w:r>
      <w:r w:rsidR="6A4BE8DD" w:rsidRPr="2570FC5F">
        <w:rPr>
          <w:rFonts w:ascii="Calibri" w:hAnsi="Calibri"/>
          <w:sz w:val="22"/>
          <w:szCs w:val="22"/>
        </w:rPr>
        <w:t xml:space="preserve">during the HH survey </w:t>
      </w:r>
      <w:r w:rsidRPr="2570FC5F">
        <w:rPr>
          <w:rFonts w:ascii="Calibri" w:hAnsi="Calibri"/>
          <w:sz w:val="22"/>
          <w:szCs w:val="22"/>
        </w:rPr>
        <w:t xml:space="preserve">come </w:t>
      </w:r>
      <w:r w:rsidRPr="2570FC5F">
        <w:rPr>
          <w:rFonts w:ascii="Calibri" w:hAnsi="Calibri"/>
          <w:b/>
          <w:bCs/>
          <w:sz w:val="22"/>
          <w:szCs w:val="22"/>
        </w:rPr>
        <w:t>only from the over-tracked pool</w:t>
      </w:r>
      <w:r w:rsidRPr="2570FC5F">
        <w:rPr>
          <w:rFonts w:ascii="Calibri" w:hAnsi="Calibri"/>
          <w:sz w:val="22"/>
          <w:szCs w:val="22"/>
        </w:rPr>
        <w:t xml:space="preserve"> — no fresh listing or backtracking during survey.</w:t>
      </w:r>
      <w:r w:rsidR="005A4585" w:rsidRPr="2570FC5F">
        <w:rPr>
          <w:rFonts w:ascii="Calibri" w:hAnsi="Calibri"/>
          <w:sz w:val="22"/>
          <w:szCs w:val="22"/>
        </w:rPr>
        <w:t xml:space="preserve"> The over tracking will allow that there is a </w:t>
      </w:r>
      <w:r w:rsidR="640CC332" w:rsidRPr="67419A98">
        <w:rPr>
          <w:rFonts w:ascii="Calibri" w:hAnsi="Calibri"/>
          <w:sz w:val="22"/>
          <w:szCs w:val="22"/>
        </w:rPr>
        <w:t>very</w:t>
      </w:r>
      <w:r w:rsidR="005A4585" w:rsidRPr="2CF8D2D3">
        <w:rPr>
          <w:rFonts w:ascii="Calibri" w:hAnsi="Calibri"/>
          <w:sz w:val="22"/>
          <w:szCs w:val="22"/>
        </w:rPr>
        <w:t xml:space="preserve"> </w:t>
      </w:r>
      <w:r w:rsidR="005A4585" w:rsidRPr="2570FC5F">
        <w:rPr>
          <w:rFonts w:ascii="Calibri" w:hAnsi="Calibri"/>
          <w:sz w:val="22"/>
          <w:szCs w:val="22"/>
        </w:rPr>
        <w:t xml:space="preserve">little chance of team going back to the field for tracking if the sample target of 4038 is not met. </w:t>
      </w:r>
    </w:p>
    <w:p w14:paraId="0C249C8E" w14:textId="77777777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t>3. Tracking Protocol</w:t>
      </w:r>
    </w:p>
    <w:p w14:paraId="7396BD3D" w14:textId="77777777" w:rsidR="009123D5" w:rsidRDefault="00B1290D">
      <w:pPr>
        <w:spacing w:before="160" w:after="40"/>
      </w:pPr>
      <w:r>
        <w:rPr>
          <w:rFonts w:ascii="Calibri" w:hAnsi="Calibri"/>
          <w:b/>
          <w:color w:val="1F3A68"/>
        </w:rPr>
        <w:t>3.1 Coverage Requirements</w:t>
      </w:r>
    </w:p>
    <w:p w14:paraId="78E6BC33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>Enumerators must attempt every household on their assigned list, including alternates.</w:t>
      </w:r>
    </w:p>
    <w:p w14:paraId="46CEF839" w14:textId="6AD1B8FF" w:rsidR="009123D5" w:rsidRDefault="00B1290D">
      <w:pPr>
        <w:pStyle w:val="ListBullet"/>
        <w:spacing w:after="40"/>
      </w:pPr>
      <w:r w:rsidRPr="2570FC5F">
        <w:rPr>
          <w:rFonts w:ascii="Calibri" w:hAnsi="Calibri"/>
          <w:sz w:val="22"/>
          <w:szCs w:val="22"/>
        </w:rPr>
        <w:t xml:space="preserve">Primary respondents must be attempted first. Alternates </w:t>
      </w:r>
      <w:r w:rsidRPr="46DA0C47">
        <w:rPr>
          <w:rFonts w:ascii="Calibri" w:hAnsi="Calibri"/>
          <w:sz w:val="22"/>
          <w:szCs w:val="22"/>
        </w:rPr>
        <w:t>are</w:t>
      </w:r>
      <w:r w:rsidR="0B07D1EB" w:rsidRPr="46DA0C47">
        <w:rPr>
          <w:rFonts w:ascii="Calibri" w:hAnsi="Calibri"/>
          <w:sz w:val="22"/>
          <w:szCs w:val="22"/>
        </w:rPr>
        <w:t xml:space="preserve"> </w:t>
      </w:r>
      <w:r w:rsidRPr="46DA0C47">
        <w:rPr>
          <w:rFonts w:ascii="Calibri" w:hAnsi="Calibri"/>
          <w:sz w:val="22"/>
          <w:szCs w:val="22"/>
        </w:rPr>
        <w:t>used</w:t>
      </w:r>
      <w:r w:rsidRPr="2570FC5F">
        <w:rPr>
          <w:rFonts w:ascii="Calibri" w:hAnsi="Calibri"/>
          <w:sz w:val="22"/>
          <w:szCs w:val="22"/>
        </w:rPr>
        <w:t xml:space="preserve"> after primaries have been exhausted.</w:t>
      </w:r>
    </w:p>
    <w:p w14:paraId="0D157AC0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>All informed contacts (e.g., neighbors, LHWs, imams) approached during tracking must be recorded — these will be used for back-check calls.</w:t>
      </w:r>
    </w:p>
    <w:p w14:paraId="0C12DBA3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>Enumerators should be informed in advance that back-checks will occur, which reinforces data quality discipline.</w:t>
      </w:r>
    </w:p>
    <w:p w14:paraId="4A80C56B" w14:textId="77777777" w:rsidR="009123D5" w:rsidRDefault="00B1290D">
      <w:pPr>
        <w:spacing w:before="160" w:after="40"/>
      </w:pPr>
      <w:r>
        <w:rPr>
          <w:rFonts w:ascii="Calibri" w:hAnsi="Calibri"/>
          <w:b/>
          <w:color w:val="1F3A68"/>
        </w:rPr>
        <w:t>3.2 What Counts as 'Tracked'</w:t>
      </w:r>
    </w:p>
    <w:p w14:paraId="49228578" w14:textId="77777777" w:rsidR="009123D5" w:rsidRDefault="00B1290D">
      <w:pPr>
        <w:spacing w:after="80"/>
      </w:pPr>
      <w:r>
        <w:rPr>
          <w:rFonts w:ascii="Calibri" w:hAnsi="Calibri"/>
          <w:sz w:val="22"/>
        </w:rPr>
        <w:t>A household is considered tracked under the following conditions:</w:t>
      </w:r>
    </w:p>
    <w:p w14:paraId="4C672023" w14:textId="5FF913BD" w:rsidR="009123D5" w:rsidRDefault="00B1290D">
      <w:pPr>
        <w:pStyle w:val="ListBullet"/>
        <w:spacing w:after="40"/>
      </w:pPr>
      <w:r w:rsidRPr="4BFA0D16">
        <w:rPr>
          <w:rFonts w:ascii="Calibri" w:hAnsi="Calibri"/>
          <w:sz w:val="22"/>
          <w:szCs w:val="22"/>
        </w:rPr>
        <w:lastRenderedPageBreak/>
        <w:t xml:space="preserve">Structure verified and respondent contact made </w:t>
      </w:r>
      <w:r w:rsidRPr="4BFA0D16">
        <w:rPr>
          <w:rFonts w:ascii="Calibri" w:hAnsi="Calibri"/>
          <w:b/>
          <w:bCs/>
          <w:sz w:val="22"/>
          <w:szCs w:val="22"/>
        </w:rPr>
        <w:t>(ideal outcome</w:t>
      </w:r>
      <w:ins w:id="2" w:author="Hijab Waheed" w:date="2026-06-19T09:33:00Z">
        <w:r w:rsidR="2FFC39D6" w:rsidRPr="12DEB61E">
          <w:rPr>
            <w:rFonts w:ascii="Calibri" w:hAnsi="Calibri"/>
            <w:b/>
            <w:bCs/>
            <w:sz w:val="22"/>
            <w:szCs w:val="22"/>
          </w:rPr>
          <w:t>: counted as ‘Tracked’</w:t>
        </w:r>
      </w:ins>
      <w:r w:rsidRPr="53F26DB3">
        <w:rPr>
          <w:rFonts w:ascii="Calibri" w:hAnsi="Calibri"/>
          <w:b/>
          <w:bCs/>
          <w:sz w:val="22"/>
          <w:szCs w:val="22"/>
        </w:rPr>
        <w:t>)</w:t>
      </w:r>
      <w:r w:rsidRPr="53F26DB3">
        <w:rPr>
          <w:rFonts w:ascii="Calibri" w:hAnsi="Calibri"/>
          <w:sz w:val="22"/>
          <w:szCs w:val="22"/>
        </w:rPr>
        <w:t>.</w:t>
      </w:r>
    </w:p>
    <w:p w14:paraId="2B48CCDC" w14:textId="23EC7262" w:rsidR="009123D5" w:rsidRDefault="00B1290D">
      <w:pPr>
        <w:pStyle w:val="ListBullet"/>
        <w:spacing w:after="40"/>
      </w:pPr>
      <w:r w:rsidRPr="2570FC5F">
        <w:rPr>
          <w:rFonts w:ascii="Calibri" w:hAnsi="Calibri"/>
          <w:sz w:val="22"/>
          <w:szCs w:val="22"/>
        </w:rPr>
        <w:t xml:space="preserve">Structure verified but respondent unavailable </w:t>
      </w:r>
      <w:r w:rsidRPr="2570FC5F">
        <w:rPr>
          <w:rFonts w:ascii="Calibri" w:hAnsi="Calibri"/>
          <w:b/>
          <w:bCs/>
          <w:sz w:val="22"/>
          <w:szCs w:val="22"/>
        </w:rPr>
        <w:t xml:space="preserve">— </w:t>
      </w:r>
      <w:r w:rsidR="4213570B" w:rsidRPr="2570FC5F">
        <w:rPr>
          <w:rFonts w:ascii="Calibri" w:hAnsi="Calibri"/>
          <w:b/>
          <w:bCs/>
          <w:sz w:val="22"/>
          <w:szCs w:val="22"/>
        </w:rPr>
        <w:t xml:space="preserve">3 </w:t>
      </w:r>
      <w:r w:rsidRPr="2570FC5F">
        <w:rPr>
          <w:rFonts w:ascii="Calibri" w:hAnsi="Calibri"/>
          <w:b/>
          <w:bCs/>
          <w:sz w:val="22"/>
          <w:szCs w:val="22"/>
        </w:rPr>
        <w:t>revisits required</w:t>
      </w:r>
      <w:r w:rsidRPr="2570FC5F">
        <w:rPr>
          <w:rFonts w:ascii="Calibri" w:hAnsi="Calibri"/>
          <w:sz w:val="22"/>
          <w:szCs w:val="22"/>
        </w:rPr>
        <w:t>.</w:t>
      </w:r>
      <w:r w:rsidR="005A4585" w:rsidRPr="2570FC5F">
        <w:rPr>
          <w:rFonts w:ascii="Calibri" w:hAnsi="Calibri"/>
          <w:sz w:val="22"/>
          <w:szCs w:val="22"/>
        </w:rPr>
        <w:t xml:space="preserve"> This can be combined with next day visit around that same catchment. </w:t>
      </w:r>
    </w:p>
    <w:p w14:paraId="22E7EE36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Structure cannot be located after due diligence </w:t>
      </w:r>
      <w:r w:rsidRPr="12DEB61E">
        <w:rPr>
          <w:rFonts w:ascii="Calibri" w:hAnsi="Calibri"/>
          <w:b/>
          <w:bCs/>
          <w:sz w:val="22"/>
          <w:szCs w:val="22"/>
        </w:rPr>
        <w:t>(checks with neighbors, LHW, imam) — no revisit required</w:t>
      </w:r>
      <w:r w:rsidRPr="12DEB61E">
        <w:rPr>
          <w:rFonts w:ascii="Calibri" w:hAnsi="Calibri"/>
          <w:sz w:val="22"/>
          <w:szCs w:val="22"/>
        </w:rPr>
        <w:t>.</w:t>
      </w:r>
    </w:p>
    <w:p w14:paraId="1D956B0B" w14:textId="77777777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t>4. Transition from Tracking to Survey</w:t>
      </w:r>
    </w:p>
    <w:p w14:paraId="083839D3" w14:textId="4E4D9F2F" w:rsidR="009123D5" w:rsidRDefault="00B1290D">
      <w:pPr>
        <w:spacing w:after="80"/>
      </w:pPr>
      <w:r>
        <w:rPr>
          <w:rFonts w:ascii="Calibri" w:hAnsi="Calibri"/>
          <w:sz w:val="22"/>
        </w:rPr>
        <w:t>Once tracking is complete in a district, a fixed survey sample is drawn from the successfully tracked households. Not all tracked households proceed to survey — the additional ones form a controlled replacement pool</w:t>
      </w:r>
      <w:r w:rsidR="001E040B">
        <w:rPr>
          <w:rFonts w:ascii="Calibri" w:hAnsi="Calibri"/>
          <w:sz w:val="22"/>
        </w:rPr>
        <w:t xml:space="preserve"> in case the cluster/catchment target is not met. The overall sample for HH survey will remain at 4038.</w:t>
      </w:r>
    </w:p>
    <w:p w14:paraId="700F094C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Survey sample is </w:t>
      </w:r>
      <w:r w:rsidRPr="12DEB61E">
        <w:rPr>
          <w:rFonts w:ascii="Calibri" w:hAnsi="Calibri"/>
          <w:b/>
          <w:bCs/>
          <w:sz w:val="22"/>
          <w:szCs w:val="22"/>
        </w:rPr>
        <w:t>locked</w:t>
      </w:r>
      <w:r w:rsidRPr="12DEB61E">
        <w:rPr>
          <w:rFonts w:ascii="Calibri" w:hAnsi="Calibri"/>
          <w:sz w:val="22"/>
          <w:szCs w:val="22"/>
        </w:rPr>
        <w:t xml:space="preserve"> before household survey begins in that district.</w:t>
      </w:r>
    </w:p>
    <w:p w14:paraId="5E7D81B0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>Enumerators should not approach replacement households unless an originally selected household has fully failed (after all revisits).</w:t>
      </w:r>
    </w:p>
    <w:p w14:paraId="6396373B" w14:textId="77777777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t>5. Definition of the Completed Sample (N)</w:t>
      </w:r>
    </w:p>
    <w:p w14:paraId="14D1AF0C" w14:textId="5FBD807A" w:rsidR="009123D5" w:rsidRDefault="00B1290D">
      <w:pPr>
        <w:spacing w:after="80"/>
      </w:pPr>
      <w:r>
        <w:rPr>
          <w:rFonts w:ascii="Calibri" w:hAnsi="Calibri"/>
          <w:sz w:val="22"/>
        </w:rPr>
        <w:t>Making the definition of N explicit is critical. The target of approximately 4,0</w:t>
      </w:r>
      <w:r w:rsidR="00F946FE">
        <w:rPr>
          <w:rFonts w:ascii="Calibri" w:hAnsi="Calibri"/>
          <w:sz w:val="22"/>
        </w:rPr>
        <w:t>38</w:t>
      </w:r>
      <w:r>
        <w:rPr>
          <w:rFonts w:ascii="Calibri" w:hAnsi="Calibri"/>
          <w:sz w:val="22"/>
        </w:rPr>
        <w:t xml:space="preserve"> households refers to fully completed cases — not merely households that were visited or partially surveyed.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016"/>
        <w:gridCol w:w="4032"/>
      </w:tblGrid>
      <w:tr w:rsidR="009123D5" w14:paraId="2CD13E80" w14:textId="77777777" w:rsidTr="2570FC5F">
        <w:trPr>
          <w:jc w:val="center"/>
        </w:trPr>
        <w:tc>
          <w:tcPr>
            <w:tcW w:w="3312" w:type="dxa"/>
            <w:shd w:val="clear" w:color="auto" w:fill="1F3A68"/>
            <w:vAlign w:val="center"/>
          </w:tcPr>
          <w:p w14:paraId="4B352651" w14:textId="77777777" w:rsidR="009123D5" w:rsidRDefault="00B1290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Outcome</w:t>
            </w:r>
          </w:p>
        </w:tc>
        <w:tc>
          <w:tcPr>
            <w:tcW w:w="2016" w:type="dxa"/>
            <w:shd w:val="clear" w:color="auto" w:fill="1F3A68"/>
            <w:vAlign w:val="center"/>
          </w:tcPr>
          <w:p w14:paraId="510BCBCA" w14:textId="77777777" w:rsidR="009123D5" w:rsidRDefault="00B1290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Counts toward N?</w:t>
            </w:r>
          </w:p>
        </w:tc>
        <w:tc>
          <w:tcPr>
            <w:tcW w:w="4032" w:type="dxa"/>
            <w:shd w:val="clear" w:color="auto" w:fill="1F3A68"/>
            <w:vAlign w:val="center"/>
          </w:tcPr>
          <w:p w14:paraId="4C95E078" w14:textId="77777777" w:rsidR="009123D5" w:rsidRDefault="00B1290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 w:rsidR="009123D5" w14:paraId="530C22B5" w14:textId="77777777" w:rsidTr="2570FC5F">
        <w:trPr>
          <w:jc w:val="center"/>
        </w:trPr>
        <w:tc>
          <w:tcPr>
            <w:tcW w:w="3312" w:type="dxa"/>
            <w:vAlign w:val="center"/>
          </w:tcPr>
          <w:p w14:paraId="72578558" w14:textId="77777777" w:rsidR="009123D5" w:rsidRDefault="00B1290D">
            <w:r>
              <w:rPr>
                <w:rFonts w:ascii="Calibri" w:hAnsi="Calibri"/>
                <w:sz w:val="21"/>
              </w:rPr>
              <w:t>Girl interviewed AND tested</w:t>
            </w:r>
          </w:p>
        </w:tc>
        <w:tc>
          <w:tcPr>
            <w:tcW w:w="2016" w:type="dxa"/>
            <w:vAlign w:val="center"/>
          </w:tcPr>
          <w:p w14:paraId="22A380CC" w14:textId="77777777" w:rsidR="009123D5" w:rsidRDefault="00B1290D">
            <w:r>
              <w:rPr>
                <w:rFonts w:ascii="Calibri" w:hAnsi="Calibri"/>
                <w:sz w:val="21"/>
              </w:rPr>
              <w:t>Yes (required)</w:t>
            </w:r>
          </w:p>
        </w:tc>
        <w:tc>
          <w:tcPr>
            <w:tcW w:w="4032" w:type="dxa"/>
            <w:vAlign w:val="center"/>
          </w:tcPr>
          <w:p w14:paraId="7D214092" w14:textId="42FD9481" w:rsidR="009123D5" w:rsidRDefault="00B1290D" w:rsidP="2B7572C1">
            <w:pPr>
              <w:rPr>
                <w:ins w:id="3" w:author="Hijab Waheed" w:date="2026-06-19T09:35:00Z"/>
                <w:rFonts w:ascii="Calibri" w:hAnsi="Calibri"/>
                <w:sz w:val="21"/>
                <w:szCs w:val="21"/>
              </w:rPr>
            </w:pPr>
            <w:r w:rsidRPr="2570FC5F">
              <w:rPr>
                <w:rFonts w:ascii="Calibri" w:hAnsi="Calibri"/>
                <w:sz w:val="21"/>
                <w:szCs w:val="21"/>
              </w:rPr>
              <w:t>Non-negotiable; girl's survey is the most important component.</w:t>
            </w:r>
            <w:r w:rsidR="67C4A4B1" w:rsidRPr="2570FC5F">
              <w:rPr>
                <w:rFonts w:ascii="Calibri" w:hAnsi="Calibri"/>
                <w:sz w:val="21"/>
                <w:szCs w:val="21"/>
              </w:rPr>
              <w:t xml:space="preserve"> </w:t>
            </w:r>
          </w:p>
          <w:p w14:paraId="25BEBBA6" w14:textId="290FC075" w:rsidR="009123D5" w:rsidRDefault="009123D5" w:rsidP="0C258BC9">
            <w:pPr>
              <w:rPr>
                <w:ins w:id="4" w:author="Hijab Waheed" w:date="2026-06-19T09:35:00Z"/>
                <w:rFonts w:ascii="Calibri" w:hAnsi="Calibri"/>
                <w:sz w:val="21"/>
                <w:szCs w:val="21"/>
              </w:rPr>
            </w:pPr>
          </w:p>
          <w:p w14:paraId="7590E773" w14:textId="04ACCBFC" w:rsidR="009123D5" w:rsidRDefault="6F6C678B" w:rsidP="2570FC5F">
            <w:pPr>
              <w:rPr>
                <w:rFonts w:ascii="Calibri" w:hAnsi="Calibri"/>
                <w:sz w:val="21"/>
                <w:szCs w:val="21"/>
              </w:rPr>
            </w:pPr>
            <w:ins w:id="5" w:author="Hijab Waheed" w:date="2026-06-19T09:35:00Z">
              <w:r w:rsidRPr="2E775CCB">
                <w:rPr>
                  <w:rFonts w:ascii="Calibri" w:hAnsi="Calibri"/>
                  <w:sz w:val="21"/>
                  <w:szCs w:val="21"/>
                </w:rPr>
                <w:t xml:space="preserve">3 revisits </w:t>
              </w:r>
            </w:ins>
            <w:ins w:id="6" w:author="Hijab Waheed" w:date="2026-06-19T09:37:00Z">
              <w:r w:rsidR="29AD589A" w:rsidRPr="55A50BE1">
                <w:rPr>
                  <w:rFonts w:ascii="Calibri" w:hAnsi="Calibri"/>
                  <w:sz w:val="21"/>
                  <w:szCs w:val="21"/>
                </w:rPr>
                <w:t xml:space="preserve">required to </w:t>
              </w:r>
              <w:r w:rsidR="29AD589A" w:rsidRPr="7715026C">
                <w:rPr>
                  <w:rFonts w:ascii="Calibri" w:hAnsi="Calibri"/>
                  <w:sz w:val="21"/>
                  <w:szCs w:val="21"/>
                </w:rPr>
                <w:t>interview the girl</w:t>
              </w:r>
            </w:ins>
          </w:p>
        </w:tc>
      </w:tr>
      <w:tr w:rsidR="009123D5" w14:paraId="4297CB10" w14:textId="77777777" w:rsidTr="2570FC5F">
        <w:trPr>
          <w:jc w:val="center"/>
        </w:trPr>
        <w:tc>
          <w:tcPr>
            <w:tcW w:w="3312" w:type="dxa"/>
            <w:shd w:val="clear" w:color="auto" w:fill="F2F2F2" w:themeFill="background1" w:themeFillShade="F2"/>
            <w:vAlign w:val="center"/>
          </w:tcPr>
          <w:p w14:paraId="139C6461" w14:textId="77777777" w:rsidR="009123D5" w:rsidRDefault="00B1290D">
            <w:r>
              <w:rPr>
                <w:rFonts w:ascii="Calibri" w:hAnsi="Calibri"/>
                <w:sz w:val="21"/>
              </w:rPr>
              <w:t>Mother interviewed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71C3A2EB" w14:textId="77777777" w:rsidR="009123D5" w:rsidRDefault="00B1290D">
            <w:r>
              <w:rPr>
                <w:rFonts w:ascii="Calibri" w:hAnsi="Calibri"/>
                <w:sz w:val="21"/>
              </w:rPr>
              <w:t>Yes (required)</w:t>
            </w:r>
          </w:p>
        </w:tc>
        <w:tc>
          <w:tcPr>
            <w:tcW w:w="4032" w:type="dxa"/>
            <w:shd w:val="clear" w:color="auto" w:fill="F2F2F2" w:themeFill="background1" w:themeFillShade="F2"/>
            <w:vAlign w:val="center"/>
          </w:tcPr>
          <w:p w14:paraId="4721E7CE" w14:textId="7B516398" w:rsidR="009123D5" w:rsidRDefault="00B1290D" w:rsidP="5CACE6B7">
            <w:pPr>
              <w:rPr>
                <w:ins w:id="7" w:author="Hijab Waheed" w:date="2026-06-19T09:36:00Z"/>
                <w:rFonts w:ascii="Calibri" w:hAnsi="Calibri"/>
                <w:sz w:val="21"/>
                <w:szCs w:val="21"/>
              </w:rPr>
            </w:pPr>
            <w:r w:rsidRPr="2570FC5F">
              <w:rPr>
                <w:rFonts w:ascii="Calibri" w:hAnsi="Calibri"/>
                <w:sz w:val="21"/>
                <w:szCs w:val="21"/>
              </w:rPr>
              <w:t>Mother's survey is the second core component.</w:t>
            </w:r>
          </w:p>
          <w:p w14:paraId="531D14C1" w14:textId="6AFB8D45" w:rsidR="009123D5" w:rsidRDefault="009123D5" w:rsidP="5F0379B4">
            <w:pPr>
              <w:rPr>
                <w:ins w:id="8" w:author="Hijab Waheed" w:date="2026-06-19T09:36:00Z"/>
                <w:rFonts w:ascii="Calibri" w:hAnsi="Calibri"/>
                <w:sz w:val="21"/>
                <w:szCs w:val="21"/>
              </w:rPr>
            </w:pPr>
          </w:p>
          <w:p w14:paraId="794E0EB9" w14:textId="0B912CF6" w:rsidR="009123D5" w:rsidRDefault="21B73E7C" w:rsidP="2570FC5F">
            <w:pPr>
              <w:rPr>
                <w:rFonts w:ascii="Calibri" w:hAnsi="Calibri"/>
                <w:sz w:val="21"/>
                <w:szCs w:val="21"/>
              </w:rPr>
            </w:pPr>
            <w:ins w:id="9" w:author="Hijab Waheed" w:date="2026-06-19T09:36:00Z">
              <w:r w:rsidRPr="5F0379B4">
                <w:rPr>
                  <w:rFonts w:ascii="Calibri" w:hAnsi="Calibri"/>
                  <w:sz w:val="21"/>
                  <w:szCs w:val="21"/>
                </w:rPr>
                <w:t xml:space="preserve">3 revisits </w:t>
              </w:r>
            </w:ins>
            <w:ins w:id="10" w:author="Hijab Waheed" w:date="2026-06-19T09:37:00Z">
              <w:r w:rsidR="62F18A27" w:rsidRPr="281205A4">
                <w:rPr>
                  <w:rFonts w:ascii="Calibri" w:hAnsi="Calibri"/>
                  <w:sz w:val="21"/>
                  <w:szCs w:val="21"/>
                </w:rPr>
                <w:t xml:space="preserve">required to </w:t>
              </w:r>
              <w:r w:rsidR="62F18A27" w:rsidRPr="3EF4CEA8">
                <w:rPr>
                  <w:rFonts w:ascii="Calibri" w:hAnsi="Calibri"/>
                  <w:sz w:val="21"/>
                  <w:szCs w:val="21"/>
                </w:rPr>
                <w:t>interview</w:t>
              </w:r>
              <w:r w:rsidR="62F18A27" w:rsidRPr="095A0908">
                <w:rPr>
                  <w:rFonts w:ascii="Calibri" w:hAnsi="Calibri"/>
                  <w:sz w:val="21"/>
                  <w:szCs w:val="21"/>
                </w:rPr>
                <w:t xml:space="preserve"> mother</w:t>
              </w:r>
            </w:ins>
          </w:p>
        </w:tc>
      </w:tr>
      <w:tr w:rsidR="009123D5" w14:paraId="0F33673A" w14:textId="77777777" w:rsidTr="2570FC5F">
        <w:trPr>
          <w:jc w:val="center"/>
        </w:trPr>
        <w:tc>
          <w:tcPr>
            <w:tcW w:w="3312" w:type="dxa"/>
            <w:vAlign w:val="center"/>
          </w:tcPr>
          <w:p w14:paraId="54560864" w14:textId="77777777" w:rsidR="009123D5" w:rsidRDefault="00B1290D">
            <w:r>
              <w:rPr>
                <w:rFonts w:ascii="Calibri" w:hAnsi="Calibri"/>
                <w:sz w:val="21"/>
              </w:rPr>
              <w:t>Father interviewed</w:t>
            </w:r>
          </w:p>
        </w:tc>
        <w:tc>
          <w:tcPr>
            <w:tcW w:w="2016" w:type="dxa"/>
            <w:vAlign w:val="center"/>
          </w:tcPr>
          <w:p w14:paraId="038CCD88" w14:textId="77777777" w:rsidR="009123D5" w:rsidRDefault="00B1290D"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w="4032" w:type="dxa"/>
            <w:vAlign w:val="center"/>
          </w:tcPr>
          <w:p w14:paraId="7DA01DEF" w14:textId="2AC81C03" w:rsidR="009123D5" w:rsidRDefault="00B1290D" w:rsidP="3C2FF493">
            <w:pPr>
              <w:rPr>
                <w:ins w:id="11" w:author="Hijab Waheed" w:date="2026-06-19T09:36:00Z"/>
                <w:rFonts w:ascii="Calibri" w:hAnsi="Calibri"/>
                <w:sz w:val="21"/>
                <w:szCs w:val="21"/>
              </w:rPr>
            </w:pPr>
            <w:r w:rsidRPr="2570FC5F">
              <w:rPr>
                <w:rFonts w:ascii="Calibri" w:hAnsi="Calibri"/>
                <w:sz w:val="21"/>
                <w:szCs w:val="21"/>
              </w:rPr>
              <w:t>Counts when achieved within the allowed revisit attempts</w:t>
            </w:r>
            <w:r w:rsidR="0A4686EE" w:rsidRPr="2570FC5F">
              <w:rPr>
                <w:rFonts w:ascii="Calibri" w:hAnsi="Calibri"/>
                <w:sz w:val="21"/>
                <w:szCs w:val="21"/>
              </w:rPr>
              <w:t>.</w:t>
            </w:r>
          </w:p>
          <w:p w14:paraId="468C59BC" w14:textId="0B718E93" w:rsidR="009123D5" w:rsidRDefault="009123D5" w:rsidP="3C2FF493">
            <w:pPr>
              <w:rPr>
                <w:ins w:id="12" w:author="Hijab Waheed" w:date="2026-06-19T09:36:00Z"/>
                <w:rFonts w:ascii="Calibri" w:hAnsi="Calibri"/>
                <w:sz w:val="21"/>
                <w:szCs w:val="21"/>
              </w:rPr>
            </w:pPr>
          </w:p>
          <w:p w14:paraId="4BB58EC8" w14:textId="5EA0F349" w:rsidR="009123D5" w:rsidRDefault="6DF33AB9">
            <w:pPr>
              <w:rPr>
                <w:rFonts w:ascii="Calibri" w:hAnsi="Calibri"/>
                <w:sz w:val="21"/>
                <w:szCs w:val="21"/>
              </w:rPr>
            </w:pPr>
            <w:ins w:id="13" w:author="Hijab Waheed" w:date="2026-06-19T09:36:00Z">
              <w:r w:rsidRPr="3C2FF493">
                <w:rPr>
                  <w:rFonts w:ascii="Calibri" w:hAnsi="Calibri"/>
                  <w:sz w:val="21"/>
                  <w:szCs w:val="21"/>
                </w:rPr>
                <w:t>1 revisit required to interview father</w:t>
              </w:r>
            </w:ins>
          </w:p>
        </w:tc>
      </w:tr>
      <w:tr w:rsidR="009123D5" w14:paraId="7F096A1B" w14:textId="77777777" w:rsidTr="2570FC5F">
        <w:trPr>
          <w:jc w:val="center"/>
        </w:trPr>
        <w:tc>
          <w:tcPr>
            <w:tcW w:w="3312" w:type="dxa"/>
            <w:shd w:val="clear" w:color="auto" w:fill="F2F2F2" w:themeFill="background1" w:themeFillShade="F2"/>
            <w:vAlign w:val="center"/>
          </w:tcPr>
          <w:p w14:paraId="420BC402" w14:textId="3B93ED4C" w:rsidR="009123D5" w:rsidRDefault="00B1290D" w:rsidP="2570FC5F">
            <w:pPr>
              <w:rPr>
                <w:rFonts w:ascii="Calibri" w:hAnsi="Calibri"/>
                <w:sz w:val="21"/>
                <w:szCs w:val="21"/>
              </w:rPr>
            </w:pPr>
            <w:r w:rsidRPr="2570FC5F">
              <w:rPr>
                <w:rFonts w:ascii="Calibri" w:hAnsi="Calibri"/>
                <w:sz w:val="21"/>
                <w:szCs w:val="21"/>
              </w:rPr>
              <w:t xml:space="preserve">Father not found after </w:t>
            </w:r>
            <w:ins w:id="14" w:author="Hijab Waheed" w:date="2026-06-19T09:35:00Z">
              <w:r w:rsidR="5E8152F1" w:rsidRPr="3F969FC0">
                <w:rPr>
                  <w:rFonts w:ascii="Calibri" w:hAnsi="Calibri"/>
                  <w:sz w:val="21"/>
                  <w:szCs w:val="21"/>
                </w:rPr>
                <w:t>1</w:t>
              </w:r>
            </w:ins>
            <w:del w:id="15" w:author="Hijab Waheed" w:date="2026-06-19T09:35:00Z">
              <w:r w:rsidRPr="2570FC5F">
                <w:rPr>
                  <w:rFonts w:ascii="Calibri" w:hAnsi="Calibri"/>
                  <w:sz w:val="21"/>
                  <w:szCs w:val="21"/>
                </w:rPr>
                <w:delText>3</w:delText>
              </w:r>
            </w:del>
            <w:r w:rsidRPr="2570FC5F">
              <w:rPr>
                <w:rFonts w:ascii="Calibri" w:hAnsi="Calibri"/>
                <w:sz w:val="21"/>
                <w:szCs w:val="21"/>
              </w:rPr>
              <w:t xml:space="preserve"> revisit </w:t>
            </w:r>
            <w:r w:rsidRPr="28EBE94D">
              <w:rPr>
                <w:rFonts w:ascii="Calibri" w:hAnsi="Calibri"/>
                <w:sz w:val="21"/>
                <w:szCs w:val="21"/>
              </w:rPr>
              <w:t>attemp</w:t>
            </w:r>
            <w:ins w:id="16" w:author="Hijab Waheed" w:date="2026-06-19T09:35:00Z">
              <w:r w:rsidR="688E3723" w:rsidRPr="28EBE94D">
                <w:rPr>
                  <w:rFonts w:ascii="Calibri" w:hAnsi="Calibri"/>
                  <w:sz w:val="21"/>
                  <w:szCs w:val="21"/>
                </w:rPr>
                <w:t>t</w:t>
              </w:r>
            </w:ins>
            <w:del w:id="17" w:author="Hijab Waheed" w:date="2026-06-19T09:35:00Z">
              <w:r w:rsidRPr="2570FC5F">
                <w:rPr>
                  <w:rFonts w:ascii="Calibri" w:hAnsi="Calibri"/>
                  <w:sz w:val="21"/>
                  <w:szCs w:val="21"/>
                </w:rPr>
                <w:delText>ts</w:delText>
              </w:r>
            </w:del>
            <w:r w:rsidR="233AA988" w:rsidRPr="2570FC5F">
              <w:rPr>
                <w:rFonts w:ascii="Calibri" w:hAnsi="Calibri"/>
                <w:sz w:val="21"/>
                <w:szCs w:val="21"/>
              </w:rPr>
              <w:t xml:space="preserve"> </w:t>
            </w:r>
            <w:del w:id="18" w:author="Hijab Waheed" w:date="2026-06-19T09:35:00Z">
              <w:r w:rsidR="233AA988" w:rsidRPr="2570FC5F">
                <w:rPr>
                  <w:rFonts w:ascii="Calibri" w:hAnsi="Calibri"/>
                  <w:sz w:val="21"/>
                  <w:szCs w:val="21"/>
                </w:rPr>
                <w:delText>(to find girl and/or mother)</w:delText>
              </w:r>
            </w:del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586B5372" w14:textId="77777777" w:rsidR="009123D5" w:rsidRDefault="00B1290D"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w="4032" w:type="dxa"/>
            <w:shd w:val="clear" w:color="auto" w:fill="F2F2F2" w:themeFill="background1" w:themeFillShade="F2"/>
            <w:vAlign w:val="center"/>
          </w:tcPr>
          <w:p w14:paraId="06D0A08A" w14:textId="6E9A7AF9" w:rsidR="009123D5" w:rsidRDefault="00B1290D" w:rsidP="2570FC5F">
            <w:pPr>
              <w:rPr>
                <w:del w:id="19" w:author="Hijab Waheed" w:date="2026-06-19T09:36:00Z"/>
                <w:rFonts w:ascii="Calibri" w:hAnsi="Calibri"/>
                <w:sz w:val="21"/>
                <w:szCs w:val="21"/>
              </w:rPr>
            </w:pPr>
            <w:r w:rsidRPr="2570FC5F">
              <w:rPr>
                <w:rFonts w:ascii="Calibri" w:hAnsi="Calibri"/>
                <w:sz w:val="21"/>
                <w:szCs w:val="21"/>
              </w:rPr>
              <w:t>Case is still considered complete if girl and mother are done.</w:t>
            </w:r>
          </w:p>
          <w:p w14:paraId="1F20AA51" w14:textId="2B2C5EF0" w:rsidR="009123D5" w:rsidRDefault="009123D5" w:rsidP="2570FC5F">
            <w:pPr>
              <w:rPr>
                <w:rFonts w:ascii="Calibri" w:hAnsi="Calibri"/>
                <w:sz w:val="21"/>
                <w:szCs w:val="21"/>
              </w:rPr>
            </w:pPr>
          </w:p>
          <w:p w14:paraId="286D2AA3" w14:textId="13A08ABE" w:rsidR="009123D5" w:rsidRDefault="6C8EEF93" w:rsidP="2570FC5F">
            <w:pPr>
              <w:rPr>
                <w:rFonts w:ascii="Calibri" w:hAnsi="Calibri"/>
                <w:sz w:val="21"/>
                <w:szCs w:val="21"/>
              </w:rPr>
            </w:pPr>
            <w:del w:id="20" w:author="Hijab Waheed" w:date="2026-06-19T09:36:00Z">
              <w:r w:rsidRPr="2570FC5F">
                <w:rPr>
                  <w:rFonts w:ascii="Calibri" w:hAnsi="Calibri"/>
                  <w:sz w:val="21"/>
                  <w:szCs w:val="21"/>
                </w:rPr>
                <w:delText>1 revisit required to interview father.</w:delText>
              </w:r>
            </w:del>
          </w:p>
        </w:tc>
      </w:tr>
      <w:tr w:rsidR="009123D5" w14:paraId="62CCCB9F" w14:textId="77777777" w:rsidTr="2570FC5F">
        <w:trPr>
          <w:jc w:val="center"/>
        </w:trPr>
        <w:tc>
          <w:tcPr>
            <w:tcW w:w="3312" w:type="dxa"/>
            <w:vAlign w:val="center"/>
          </w:tcPr>
          <w:p w14:paraId="2738852C" w14:textId="77777777" w:rsidR="009123D5" w:rsidRDefault="00B1290D">
            <w:r>
              <w:rPr>
                <w:rFonts w:ascii="Calibri" w:hAnsi="Calibri"/>
                <w:sz w:val="21"/>
              </w:rPr>
              <w:t>Girl not interviewed or not tested</w:t>
            </w:r>
          </w:p>
        </w:tc>
        <w:tc>
          <w:tcPr>
            <w:tcW w:w="2016" w:type="dxa"/>
            <w:vAlign w:val="center"/>
          </w:tcPr>
          <w:p w14:paraId="3E59AA19" w14:textId="77777777" w:rsidR="009123D5" w:rsidRDefault="00B1290D"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w="4032" w:type="dxa"/>
            <w:vAlign w:val="center"/>
          </w:tcPr>
          <w:p w14:paraId="10DF5501" w14:textId="6C2EC396" w:rsidR="009123D5" w:rsidRDefault="00B1290D">
            <w:r w:rsidRPr="2570FC5F">
              <w:rPr>
                <w:rFonts w:ascii="Calibri" w:hAnsi="Calibri"/>
                <w:sz w:val="21"/>
                <w:szCs w:val="21"/>
              </w:rPr>
              <w:t>Case cannot be marked complete without the girl component.</w:t>
            </w:r>
            <w:r w:rsidR="00F946FE" w:rsidRPr="2570FC5F">
              <w:rPr>
                <w:rFonts w:ascii="Calibri" w:hAnsi="Calibri"/>
                <w:sz w:val="21"/>
                <w:szCs w:val="21"/>
              </w:rPr>
              <w:t xml:space="preserve"> </w:t>
            </w:r>
            <w:r w:rsidR="394FDB50" w:rsidRPr="2570FC5F">
              <w:rPr>
                <w:rFonts w:ascii="Calibri" w:hAnsi="Calibri"/>
                <w:sz w:val="21"/>
                <w:szCs w:val="21"/>
              </w:rPr>
              <w:t xml:space="preserve">3 </w:t>
            </w:r>
            <w:r w:rsidR="00F946FE" w:rsidRPr="2570FC5F">
              <w:rPr>
                <w:rFonts w:ascii="Calibri" w:hAnsi="Calibri"/>
                <w:sz w:val="21"/>
                <w:szCs w:val="21"/>
              </w:rPr>
              <w:t>Revisits required</w:t>
            </w:r>
          </w:p>
        </w:tc>
      </w:tr>
      <w:tr w:rsidR="009123D5" w14:paraId="63C1CBE1" w14:textId="77777777" w:rsidTr="2570FC5F">
        <w:trPr>
          <w:jc w:val="center"/>
        </w:trPr>
        <w:tc>
          <w:tcPr>
            <w:tcW w:w="3312" w:type="dxa"/>
            <w:shd w:val="clear" w:color="auto" w:fill="F2F2F2" w:themeFill="background1" w:themeFillShade="F2"/>
            <w:vAlign w:val="center"/>
          </w:tcPr>
          <w:p w14:paraId="65AC7ECE" w14:textId="77777777" w:rsidR="009123D5" w:rsidRDefault="00B1290D">
            <w:r>
              <w:rPr>
                <w:rFonts w:ascii="Calibri" w:hAnsi="Calibri"/>
                <w:sz w:val="21"/>
              </w:rPr>
              <w:t>Mother not interviewed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2589A231" w14:textId="77777777" w:rsidR="009123D5" w:rsidRDefault="00B1290D"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w="4032" w:type="dxa"/>
            <w:shd w:val="clear" w:color="auto" w:fill="F2F2F2" w:themeFill="background1" w:themeFillShade="F2"/>
            <w:vAlign w:val="center"/>
          </w:tcPr>
          <w:p w14:paraId="2C200738" w14:textId="329EBD0A" w:rsidR="009123D5" w:rsidRDefault="00B1290D">
            <w:r w:rsidRPr="2570FC5F">
              <w:rPr>
                <w:rFonts w:ascii="Calibri" w:hAnsi="Calibri"/>
                <w:sz w:val="21"/>
                <w:szCs w:val="21"/>
              </w:rPr>
              <w:t>Case cannot be marked complete without the mother component.</w:t>
            </w:r>
            <w:r w:rsidR="00F946FE" w:rsidRPr="2570FC5F">
              <w:rPr>
                <w:rFonts w:ascii="Calibri" w:hAnsi="Calibri"/>
                <w:sz w:val="21"/>
                <w:szCs w:val="21"/>
              </w:rPr>
              <w:t xml:space="preserve"> </w:t>
            </w:r>
            <w:r w:rsidR="4053A082" w:rsidRPr="2570FC5F">
              <w:rPr>
                <w:rFonts w:ascii="Calibri" w:hAnsi="Calibri"/>
                <w:sz w:val="21"/>
                <w:szCs w:val="21"/>
              </w:rPr>
              <w:t xml:space="preserve">3 </w:t>
            </w:r>
            <w:r w:rsidR="00F946FE" w:rsidRPr="2570FC5F">
              <w:rPr>
                <w:rFonts w:ascii="Calibri" w:hAnsi="Calibri"/>
                <w:sz w:val="21"/>
                <w:szCs w:val="21"/>
              </w:rPr>
              <w:t>Revisits required</w:t>
            </w:r>
          </w:p>
        </w:tc>
      </w:tr>
      <w:tr w:rsidR="009123D5" w14:paraId="1D79C05B" w14:textId="77777777" w:rsidTr="2570FC5F">
        <w:trPr>
          <w:jc w:val="center"/>
        </w:trPr>
        <w:tc>
          <w:tcPr>
            <w:tcW w:w="3312" w:type="dxa"/>
            <w:vAlign w:val="center"/>
          </w:tcPr>
          <w:p w14:paraId="1CB75D18" w14:textId="77777777" w:rsidR="009123D5" w:rsidRDefault="00B1290D">
            <w:r>
              <w:rPr>
                <w:rFonts w:ascii="Calibri" w:hAnsi="Calibri"/>
                <w:sz w:val="21"/>
              </w:rPr>
              <w:t>Refusal (any core respondent)</w:t>
            </w:r>
          </w:p>
        </w:tc>
        <w:tc>
          <w:tcPr>
            <w:tcW w:w="2016" w:type="dxa"/>
            <w:vAlign w:val="center"/>
          </w:tcPr>
          <w:p w14:paraId="417B19D7" w14:textId="77777777" w:rsidR="009123D5" w:rsidRDefault="00B1290D"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w="4032" w:type="dxa"/>
            <w:vAlign w:val="center"/>
          </w:tcPr>
          <w:p w14:paraId="2A9B28D2" w14:textId="77777777" w:rsidR="009123D5" w:rsidRDefault="00B1290D">
            <w:r>
              <w:rPr>
                <w:rFonts w:ascii="Calibri" w:hAnsi="Calibri"/>
                <w:sz w:val="21"/>
              </w:rPr>
              <w:t>Recorded but excluded from N.</w:t>
            </w:r>
          </w:p>
        </w:tc>
      </w:tr>
      <w:tr w:rsidR="009123D5" w14:paraId="3C1143B5" w14:textId="77777777" w:rsidTr="2570FC5F">
        <w:trPr>
          <w:jc w:val="center"/>
        </w:trPr>
        <w:tc>
          <w:tcPr>
            <w:tcW w:w="3312" w:type="dxa"/>
            <w:shd w:val="clear" w:color="auto" w:fill="F2F2F2" w:themeFill="background1" w:themeFillShade="F2"/>
            <w:vAlign w:val="center"/>
          </w:tcPr>
          <w:p w14:paraId="62D52225" w14:textId="77777777" w:rsidR="009123D5" w:rsidRDefault="00B1290D">
            <w:r>
              <w:rPr>
                <w:rFonts w:ascii="Calibri" w:hAnsi="Calibri"/>
                <w:sz w:val="21"/>
              </w:rPr>
              <w:t>Not at home / unavailable across all visits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258BE366" w14:textId="77777777" w:rsidR="009123D5" w:rsidRDefault="00B1290D"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w="4032" w:type="dxa"/>
            <w:shd w:val="clear" w:color="auto" w:fill="F2F2F2" w:themeFill="background1" w:themeFillShade="F2"/>
            <w:vAlign w:val="center"/>
          </w:tcPr>
          <w:p w14:paraId="029F807F" w14:textId="77777777" w:rsidR="009123D5" w:rsidRDefault="00B1290D">
            <w:r>
              <w:rPr>
                <w:rFonts w:ascii="Calibri" w:hAnsi="Calibri"/>
                <w:sz w:val="21"/>
              </w:rPr>
              <w:t>Recorded but excluded from N.</w:t>
            </w:r>
          </w:p>
        </w:tc>
      </w:tr>
      <w:tr w:rsidR="009123D5" w14:paraId="1DCDFD29" w14:textId="77777777" w:rsidTr="2570FC5F">
        <w:trPr>
          <w:jc w:val="center"/>
        </w:trPr>
        <w:tc>
          <w:tcPr>
            <w:tcW w:w="3312" w:type="dxa"/>
            <w:vAlign w:val="center"/>
          </w:tcPr>
          <w:p w14:paraId="7D5F39BD" w14:textId="77777777" w:rsidR="009123D5" w:rsidRDefault="00B1290D">
            <w:r>
              <w:rPr>
                <w:rFonts w:ascii="Calibri" w:hAnsi="Calibri"/>
                <w:sz w:val="21"/>
              </w:rPr>
              <w:t>Failure to track (structure not found)</w:t>
            </w:r>
          </w:p>
        </w:tc>
        <w:tc>
          <w:tcPr>
            <w:tcW w:w="2016" w:type="dxa"/>
            <w:vAlign w:val="center"/>
          </w:tcPr>
          <w:p w14:paraId="49370756" w14:textId="77777777" w:rsidR="009123D5" w:rsidRDefault="00B1290D"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w="4032" w:type="dxa"/>
            <w:vAlign w:val="center"/>
          </w:tcPr>
          <w:p w14:paraId="5F215BDC" w14:textId="77777777" w:rsidR="009123D5" w:rsidRDefault="00B1290D">
            <w:r>
              <w:rPr>
                <w:rFonts w:ascii="Calibri" w:hAnsi="Calibri"/>
                <w:sz w:val="21"/>
              </w:rPr>
              <w:t>Recorded; replacement may be drawn from tracked pool.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123D5" w14:paraId="097EB443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0275D980" w14:textId="77777777" w:rsidR="009123D5" w:rsidRDefault="00B1290D">
            <w:pPr>
              <w:spacing w:after="80"/>
            </w:pPr>
            <w:r>
              <w:rPr>
                <w:rFonts w:ascii="Calibri" w:hAnsi="Calibri"/>
                <w:b/>
                <w:color w:val="1F3A68"/>
              </w:rPr>
              <w:t>Why this matters</w:t>
            </w:r>
          </w:p>
          <w:p w14:paraId="7E25C18A" w14:textId="3C4B3F07" w:rsidR="009123D5" w:rsidRDefault="00B1290D">
            <w:pPr>
              <w:spacing w:after="40"/>
            </w:pPr>
            <w:r>
              <w:rPr>
                <w:rFonts w:ascii="Calibri" w:hAnsi="Calibri"/>
                <w:sz w:val="22"/>
              </w:rPr>
              <w:lastRenderedPageBreak/>
              <w:t xml:space="preserve">Field teams and the survey firm must clearly understand that partial completions do not count toward the target N. </w:t>
            </w:r>
          </w:p>
        </w:tc>
      </w:tr>
    </w:tbl>
    <w:p w14:paraId="5CD632BF" w14:textId="77777777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lastRenderedPageBreak/>
        <w:t>6. Revisit Rules</w:t>
      </w:r>
    </w:p>
    <w:p w14:paraId="2065C35F" w14:textId="77777777" w:rsidR="009123D5" w:rsidRDefault="00B1290D">
      <w:pPr>
        <w:spacing w:after="80"/>
      </w:pPr>
      <w:r>
        <w:rPr>
          <w:rFonts w:ascii="Calibri" w:hAnsi="Calibri"/>
          <w:sz w:val="22"/>
        </w:rPr>
        <w:t>Revisits are tightly controlled to balance data quality with field cost. The rules differ between the tracking stage and the survey stage.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456"/>
        <w:gridCol w:w="1728"/>
        <w:gridCol w:w="2880"/>
      </w:tblGrid>
      <w:tr w:rsidR="009123D5" w14:paraId="5AA99C58" w14:textId="77777777" w:rsidTr="2570FC5F">
        <w:trPr>
          <w:jc w:val="center"/>
        </w:trPr>
        <w:tc>
          <w:tcPr>
            <w:tcW w:w="1440" w:type="dxa"/>
            <w:shd w:val="clear" w:color="auto" w:fill="1F3A68"/>
            <w:vAlign w:val="center"/>
          </w:tcPr>
          <w:p w14:paraId="7B04E242" w14:textId="77777777" w:rsidR="009123D5" w:rsidRDefault="00B1290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Stage</w:t>
            </w:r>
          </w:p>
        </w:tc>
        <w:tc>
          <w:tcPr>
            <w:tcW w:w="3456" w:type="dxa"/>
            <w:shd w:val="clear" w:color="auto" w:fill="1F3A68"/>
            <w:vAlign w:val="center"/>
          </w:tcPr>
          <w:p w14:paraId="0568FA83" w14:textId="77777777" w:rsidR="009123D5" w:rsidRDefault="00B1290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Situation</w:t>
            </w:r>
          </w:p>
        </w:tc>
        <w:tc>
          <w:tcPr>
            <w:tcW w:w="1728" w:type="dxa"/>
            <w:shd w:val="clear" w:color="auto" w:fill="1F3A68"/>
            <w:vAlign w:val="center"/>
          </w:tcPr>
          <w:p w14:paraId="275F22DF" w14:textId="77777777" w:rsidR="009123D5" w:rsidRDefault="00B1290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Max attempts</w:t>
            </w:r>
          </w:p>
        </w:tc>
        <w:tc>
          <w:tcPr>
            <w:tcW w:w="2880" w:type="dxa"/>
            <w:shd w:val="clear" w:color="auto" w:fill="1F3A68"/>
            <w:vAlign w:val="center"/>
          </w:tcPr>
          <w:p w14:paraId="07C99018" w14:textId="77777777" w:rsidR="009123D5" w:rsidRDefault="00B1290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Rule</w:t>
            </w:r>
          </w:p>
        </w:tc>
      </w:tr>
      <w:tr w:rsidR="009123D5" w14:paraId="47DECD1B" w14:textId="77777777" w:rsidTr="2570FC5F">
        <w:trPr>
          <w:jc w:val="center"/>
        </w:trPr>
        <w:tc>
          <w:tcPr>
            <w:tcW w:w="1440" w:type="dxa"/>
            <w:vAlign w:val="center"/>
          </w:tcPr>
          <w:p w14:paraId="37DFBB94" w14:textId="77777777" w:rsidR="009123D5" w:rsidRDefault="00B1290D">
            <w:r>
              <w:rPr>
                <w:rFonts w:ascii="Calibri" w:hAnsi="Calibri"/>
                <w:sz w:val="21"/>
              </w:rPr>
              <w:t>Tracking</w:t>
            </w:r>
          </w:p>
        </w:tc>
        <w:tc>
          <w:tcPr>
            <w:tcW w:w="3456" w:type="dxa"/>
            <w:vAlign w:val="center"/>
          </w:tcPr>
          <w:p w14:paraId="1D2BEDEA" w14:textId="77777777" w:rsidR="009123D5" w:rsidRDefault="00B1290D">
            <w:r>
              <w:rPr>
                <w:rFonts w:ascii="Calibri" w:hAnsi="Calibri"/>
                <w:sz w:val="21"/>
              </w:rPr>
              <w:t>Structure not found after checks with neighbors/LHW</w:t>
            </w:r>
          </w:p>
        </w:tc>
        <w:tc>
          <w:tcPr>
            <w:tcW w:w="1728" w:type="dxa"/>
            <w:vAlign w:val="center"/>
          </w:tcPr>
          <w:p w14:paraId="3952F8FC" w14:textId="77777777" w:rsidR="009123D5" w:rsidRDefault="00B1290D"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w="2880" w:type="dxa"/>
            <w:vAlign w:val="center"/>
          </w:tcPr>
          <w:p w14:paraId="3F26A042" w14:textId="77777777" w:rsidR="009123D5" w:rsidRDefault="00B1290D">
            <w:r>
              <w:rPr>
                <w:rFonts w:ascii="Calibri" w:hAnsi="Calibri"/>
                <w:sz w:val="21"/>
              </w:rPr>
              <w:t>Mark as untraceable; no revisit required.</w:t>
            </w:r>
          </w:p>
        </w:tc>
      </w:tr>
      <w:tr w:rsidR="009123D5" w14:paraId="558E835B" w14:textId="77777777" w:rsidTr="2570FC5F">
        <w:trPr>
          <w:jc w:val="center"/>
        </w:trPr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496F6970" w14:textId="77777777" w:rsidR="009123D5" w:rsidRDefault="00B1290D">
            <w:r>
              <w:rPr>
                <w:rFonts w:ascii="Calibri" w:hAnsi="Calibri"/>
                <w:sz w:val="21"/>
              </w:rPr>
              <w:t>Tracking</w:t>
            </w:r>
          </w:p>
        </w:tc>
        <w:tc>
          <w:tcPr>
            <w:tcW w:w="3456" w:type="dxa"/>
            <w:shd w:val="clear" w:color="auto" w:fill="F2F2F2" w:themeFill="background1" w:themeFillShade="F2"/>
            <w:vAlign w:val="center"/>
          </w:tcPr>
          <w:p w14:paraId="522CC55A" w14:textId="77777777" w:rsidR="009123D5" w:rsidRDefault="00B1290D">
            <w:r>
              <w:rPr>
                <w:rFonts w:ascii="Calibri" w:hAnsi="Calibri"/>
                <w:sz w:val="21"/>
              </w:rPr>
              <w:t>Structure found, respondent unavailable</w:t>
            </w:r>
          </w:p>
        </w:tc>
        <w:tc>
          <w:tcPr>
            <w:tcW w:w="1728" w:type="dxa"/>
            <w:shd w:val="clear" w:color="auto" w:fill="F2F2F2" w:themeFill="background1" w:themeFillShade="F2"/>
            <w:vAlign w:val="center"/>
          </w:tcPr>
          <w:p w14:paraId="1A9BFB78" w14:textId="77777777" w:rsidR="009123D5" w:rsidRDefault="00B1290D">
            <w:r>
              <w:rPr>
                <w:rFonts w:ascii="Calibri" w:hAnsi="Calibri"/>
                <w:sz w:val="21"/>
              </w:rPr>
              <w:t>Up to 3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6D0AE20A" w14:textId="77777777" w:rsidR="009123D5" w:rsidRDefault="00B1290D">
            <w:r>
              <w:rPr>
                <w:rFonts w:ascii="Calibri" w:hAnsi="Calibri"/>
                <w:sz w:val="21"/>
              </w:rPr>
              <w:t>Revisit on different days/times; capture availability.</w:t>
            </w:r>
          </w:p>
        </w:tc>
      </w:tr>
      <w:tr w:rsidR="009123D5" w14:paraId="5F97F78F" w14:textId="77777777" w:rsidTr="2570FC5F">
        <w:trPr>
          <w:jc w:val="center"/>
        </w:trPr>
        <w:tc>
          <w:tcPr>
            <w:tcW w:w="1440" w:type="dxa"/>
            <w:vAlign w:val="center"/>
          </w:tcPr>
          <w:p w14:paraId="57521F49" w14:textId="77777777" w:rsidR="009123D5" w:rsidRDefault="00B1290D">
            <w:r>
              <w:rPr>
                <w:rFonts w:ascii="Calibri" w:hAnsi="Calibri"/>
                <w:sz w:val="21"/>
              </w:rPr>
              <w:t>Survey</w:t>
            </w:r>
          </w:p>
        </w:tc>
        <w:tc>
          <w:tcPr>
            <w:tcW w:w="3456" w:type="dxa"/>
            <w:vAlign w:val="center"/>
          </w:tcPr>
          <w:p w14:paraId="04871C93" w14:textId="77777777" w:rsidR="009123D5" w:rsidRDefault="00B1290D">
            <w:r>
              <w:rPr>
                <w:rFonts w:ascii="Calibri" w:hAnsi="Calibri"/>
                <w:sz w:val="21"/>
              </w:rPr>
              <w:t>Girl interview pending</w:t>
            </w:r>
          </w:p>
        </w:tc>
        <w:tc>
          <w:tcPr>
            <w:tcW w:w="1728" w:type="dxa"/>
            <w:vAlign w:val="center"/>
          </w:tcPr>
          <w:p w14:paraId="4E5FD9D7" w14:textId="77777777" w:rsidR="009123D5" w:rsidRDefault="00B1290D">
            <w:r>
              <w:rPr>
                <w:rFonts w:ascii="Calibri" w:hAnsi="Calibri"/>
                <w:sz w:val="21"/>
              </w:rPr>
              <w:t>Up to 3</w:t>
            </w:r>
          </w:p>
        </w:tc>
        <w:tc>
          <w:tcPr>
            <w:tcW w:w="2880" w:type="dxa"/>
            <w:vAlign w:val="center"/>
          </w:tcPr>
          <w:p w14:paraId="4E34EDEA" w14:textId="77777777" w:rsidR="009123D5" w:rsidRDefault="00B1290D">
            <w:r>
              <w:rPr>
                <w:rFonts w:ascii="Calibri" w:hAnsi="Calibri"/>
                <w:sz w:val="21"/>
              </w:rPr>
              <w:t>Girl interview is mandatory for case completion.</w:t>
            </w:r>
          </w:p>
        </w:tc>
      </w:tr>
      <w:tr w:rsidR="009123D5" w14:paraId="54E6043E" w14:textId="77777777" w:rsidTr="2570FC5F">
        <w:trPr>
          <w:jc w:val="center"/>
        </w:trPr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640102B6" w14:textId="77777777" w:rsidR="009123D5" w:rsidRDefault="00B1290D">
            <w:r>
              <w:rPr>
                <w:rFonts w:ascii="Calibri" w:hAnsi="Calibri"/>
                <w:sz w:val="21"/>
              </w:rPr>
              <w:t>Survey</w:t>
            </w:r>
          </w:p>
        </w:tc>
        <w:tc>
          <w:tcPr>
            <w:tcW w:w="3456" w:type="dxa"/>
            <w:shd w:val="clear" w:color="auto" w:fill="F2F2F2" w:themeFill="background1" w:themeFillShade="F2"/>
            <w:vAlign w:val="center"/>
          </w:tcPr>
          <w:p w14:paraId="15D1F130" w14:textId="77777777" w:rsidR="009123D5" w:rsidRDefault="00B1290D">
            <w:r>
              <w:rPr>
                <w:rFonts w:ascii="Calibri" w:hAnsi="Calibri"/>
                <w:sz w:val="21"/>
              </w:rPr>
              <w:t>Mother interview pending</w:t>
            </w:r>
          </w:p>
        </w:tc>
        <w:tc>
          <w:tcPr>
            <w:tcW w:w="1728" w:type="dxa"/>
            <w:shd w:val="clear" w:color="auto" w:fill="F2F2F2" w:themeFill="background1" w:themeFillShade="F2"/>
            <w:vAlign w:val="center"/>
          </w:tcPr>
          <w:p w14:paraId="321E7596" w14:textId="77777777" w:rsidR="009123D5" w:rsidRDefault="00B1290D">
            <w:r>
              <w:rPr>
                <w:rFonts w:ascii="Calibri" w:hAnsi="Calibri"/>
                <w:sz w:val="21"/>
              </w:rPr>
              <w:t>Up to 3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591C957" w14:textId="77777777" w:rsidR="009123D5" w:rsidRDefault="00B1290D">
            <w:r>
              <w:rPr>
                <w:rFonts w:ascii="Calibri" w:hAnsi="Calibri"/>
                <w:sz w:val="21"/>
              </w:rPr>
              <w:t>Mother interview is mandatory for case completion.</w:t>
            </w:r>
          </w:p>
        </w:tc>
      </w:tr>
      <w:tr w:rsidR="009123D5" w14:paraId="2896D4D6" w14:textId="77777777" w:rsidTr="2570FC5F">
        <w:trPr>
          <w:jc w:val="center"/>
        </w:trPr>
        <w:tc>
          <w:tcPr>
            <w:tcW w:w="1440" w:type="dxa"/>
            <w:vAlign w:val="center"/>
          </w:tcPr>
          <w:p w14:paraId="173D9F1C" w14:textId="77777777" w:rsidR="009123D5" w:rsidRDefault="00B1290D">
            <w:r>
              <w:rPr>
                <w:rFonts w:ascii="Calibri" w:hAnsi="Calibri"/>
                <w:sz w:val="21"/>
              </w:rPr>
              <w:t>Survey</w:t>
            </w:r>
          </w:p>
        </w:tc>
        <w:tc>
          <w:tcPr>
            <w:tcW w:w="3456" w:type="dxa"/>
            <w:vAlign w:val="center"/>
          </w:tcPr>
          <w:p w14:paraId="320DADD2" w14:textId="77777777" w:rsidR="009123D5" w:rsidRDefault="00B1290D">
            <w:r>
              <w:rPr>
                <w:rFonts w:ascii="Calibri" w:hAnsi="Calibri"/>
                <w:sz w:val="21"/>
              </w:rPr>
              <w:t>Father interview pending</w:t>
            </w:r>
          </w:p>
        </w:tc>
        <w:tc>
          <w:tcPr>
            <w:tcW w:w="1728" w:type="dxa"/>
            <w:vAlign w:val="center"/>
          </w:tcPr>
          <w:p w14:paraId="51D2110D" w14:textId="170B022A" w:rsidR="009123D5" w:rsidRDefault="00B1290D">
            <w:r w:rsidRPr="2570FC5F">
              <w:rPr>
                <w:rFonts w:ascii="Calibri" w:hAnsi="Calibri"/>
                <w:sz w:val="21"/>
                <w:szCs w:val="21"/>
              </w:rPr>
              <w:t>1</w:t>
            </w:r>
          </w:p>
        </w:tc>
        <w:tc>
          <w:tcPr>
            <w:tcW w:w="2880" w:type="dxa"/>
            <w:vAlign w:val="center"/>
          </w:tcPr>
          <w:p w14:paraId="02E50FAB" w14:textId="77777777" w:rsidR="009123D5" w:rsidRDefault="00B1290D">
            <w:r>
              <w:rPr>
                <w:rFonts w:ascii="Calibri" w:hAnsi="Calibri"/>
                <w:sz w:val="21"/>
              </w:rPr>
              <w:t>Limited effort; case still counts if exhausted without success.</w:t>
            </w:r>
          </w:p>
        </w:tc>
      </w:tr>
      <w:tr w:rsidR="009123D5" w14:paraId="30320320" w14:textId="77777777" w:rsidTr="2570FC5F">
        <w:trPr>
          <w:jc w:val="center"/>
        </w:trPr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3D6FD4AF" w14:textId="77777777" w:rsidR="009123D5" w:rsidRDefault="00B1290D">
            <w:r>
              <w:rPr>
                <w:rFonts w:ascii="Calibri" w:hAnsi="Calibri"/>
                <w:sz w:val="21"/>
              </w:rPr>
              <w:t>Survey</w:t>
            </w:r>
          </w:p>
        </w:tc>
        <w:tc>
          <w:tcPr>
            <w:tcW w:w="3456" w:type="dxa"/>
            <w:shd w:val="clear" w:color="auto" w:fill="F2F2F2" w:themeFill="background1" w:themeFillShade="F2"/>
            <w:vAlign w:val="center"/>
          </w:tcPr>
          <w:p w14:paraId="063F1E3C" w14:textId="77777777" w:rsidR="009123D5" w:rsidRDefault="00B1290D">
            <w:r>
              <w:rPr>
                <w:rFonts w:ascii="Calibri" w:hAnsi="Calibri"/>
                <w:sz w:val="21"/>
              </w:rPr>
              <w:t>All core respondents failed after revisits</w:t>
            </w:r>
          </w:p>
        </w:tc>
        <w:tc>
          <w:tcPr>
            <w:tcW w:w="1728" w:type="dxa"/>
            <w:shd w:val="clear" w:color="auto" w:fill="F2F2F2" w:themeFill="background1" w:themeFillShade="F2"/>
            <w:vAlign w:val="center"/>
          </w:tcPr>
          <w:p w14:paraId="3E77A369" w14:textId="77777777" w:rsidR="009123D5" w:rsidRDefault="00B1290D">
            <w:r>
              <w:rPr>
                <w:rFonts w:ascii="Calibri" w:hAnsi="Calibri"/>
                <w:sz w:val="21"/>
              </w:rPr>
              <w:t>—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0EC4D527" w14:textId="77777777" w:rsidR="009123D5" w:rsidRDefault="00B1290D">
            <w:r>
              <w:rPr>
                <w:rFonts w:ascii="Calibri" w:hAnsi="Calibri"/>
                <w:sz w:val="21"/>
              </w:rPr>
              <w:t>Replace with a household from the tracked pool.</w:t>
            </w:r>
          </w:p>
        </w:tc>
      </w:tr>
    </w:tbl>
    <w:p w14:paraId="09AEA0D2" w14:textId="412B9E3A" w:rsidR="009123D5" w:rsidRDefault="00B1290D">
      <w:pPr>
        <w:spacing w:after="80"/>
      </w:pPr>
      <w:r w:rsidRPr="70F8ADC3">
        <w:rPr>
          <w:rFonts w:ascii="Calibri" w:hAnsi="Calibri"/>
          <w:i/>
          <w:iCs/>
          <w:sz w:val="20"/>
          <w:szCs w:val="20"/>
        </w:rPr>
        <w:t>Note</w:t>
      </w:r>
      <w:ins w:id="21" w:author="Hijab Waheed" w:date="2026-06-19T09:39:00Z">
        <w:r w:rsidR="287769C9" w:rsidRPr="70F8ADC3">
          <w:rPr>
            <w:rFonts w:ascii="Calibri" w:hAnsi="Calibri"/>
            <w:i/>
            <w:iCs/>
            <w:sz w:val="20"/>
            <w:szCs w:val="20"/>
          </w:rPr>
          <w:t xml:space="preserve"> </w:t>
        </w:r>
        <w:r w:rsidR="287769C9" w:rsidRPr="4641E3BA">
          <w:rPr>
            <w:rFonts w:ascii="Calibri" w:hAnsi="Calibri"/>
            <w:i/>
            <w:iCs/>
            <w:sz w:val="20"/>
            <w:szCs w:val="20"/>
          </w:rPr>
          <w:t>1</w:t>
        </w:r>
      </w:ins>
      <w:r w:rsidRPr="70F8ADC3">
        <w:rPr>
          <w:rFonts w:ascii="Calibri" w:hAnsi="Calibri"/>
          <w:i/>
          <w:iCs/>
          <w:sz w:val="20"/>
          <w:szCs w:val="20"/>
        </w:rPr>
        <w:t>: revisits should be planned on different days and times of day to maximize the chance of finding respondents, particularly fathers and working household members.</w:t>
      </w:r>
    </w:p>
    <w:p w14:paraId="7D0F25DB" w14:textId="4F0D595F" w:rsidR="00BC04D4" w:rsidRDefault="002B4231">
      <w:pPr>
        <w:spacing w:after="80"/>
        <w:rPr>
          <w:rFonts w:ascii="Calibri" w:hAnsi="Calibri"/>
          <w:i/>
          <w:iCs/>
          <w:sz w:val="20"/>
          <w:szCs w:val="20"/>
        </w:rPr>
      </w:pPr>
      <w:r w:rsidRPr="54029BAC">
        <w:rPr>
          <w:rFonts w:ascii="Calibri" w:hAnsi="Calibri"/>
          <w:i/>
          <w:iCs/>
          <w:sz w:val="20"/>
          <w:szCs w:val="20"/>
        </w:rPr>
        <w:t>Not</w:t>
      </w:r>
      <w:r w:rsidR="001E5E3B" w:rsidRPr="54029BAC">
        <w:rPr>
          <w:rFonts w:ascii="Calibri" w:hAnsi="Calibri"/>
          <w:i/>
          <w:iCs/>
          <w:sz w:val="20"/>
          <w:szCs w:val="20"/>
        </w:rPr>
        <w:t>e</w:t>
      </w:r>
      <w:r w:rsidR="00306EBE" w:rsidRPr="54029BAC">
        <w:rPr>
          <w:rFonts w:ascii="Calibri" w:hAnsi="Calibri"/>
          <w:i/>
          <w:iCs/>
          <w:sz w:val="20"/>
          <w:szCs w:val="20"/>
        </w:rPr>
        <w:t xml:space="preserve"> </w:t>
      </w:r>
      <w:r w:rsidR="00EC7A27" w:rsidRPr="54029BAC">
        <w:rPr>
          <w:rFonts w:ascii="Calibri" w:hAnsi="Calibri"/>
          <w:i/>
          <w:iCs/>
          <w:sz w:val="20"/>
          <w:szCs w:val="20"/>
        </w:rPr>
        <w:t>2</w:t>
      </w:r>
      <w:r w:rsidR="00241A61" w:rsidRPr="54029BAC">
        <w:rPr>
          <w:rFonts w:ascii="Calibri" w:hAnsi="Calibri"/>
          <w:i/>
          <w:iCs/>
          <w:sz w:val="20"/>
          <w:szCs w:val="20"/>
        </w:rPr>
        <w:t>:</w:t>
      </w:r>
      <w:r w:rsidR="4BEFC429" w:rsidRPr="54029BAC">
        <w:rPr>
          <w:rFonts w:ascii="Calibri" w:hAnsi="Calibri"/>
          <w:i/>
          <w:iCs/>
          <w:sz w:val="20"/>
          <w:szCs w:val="20"/>
        </w:rPr>
        <w:t xml:space="preserve"> </w:t>
      </w:r>
      <w:r w:rsidR="0D7E7D87" w:rsidRPr="6DCF3585">
        <w:rPr>
          <w:rFonts w:ascii="Calibri" w:eastAsia="Calibri" w:hAnsi="Calibri" w:cs="Calibri"/>
          <w:i/>
          <w:iCs/>
          <w:sz w:val="20"/>
          <w:szCs w:val="20"/>
          <w:rPrChange w:id="22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>One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23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revisit</w:t>
      </w:r>
      <w:r w:rsidR="00241A61" w:rsidRPr="6DCF3585">
        <w:rPr>
          <w:rFonts w:ascii="Calibri" w:eastAsia="Calibri" w:hAnsi="Calibri" w:cs="Calibri"/>
          <w:i/>
          <w:iCs/>
          <w:sz w:val="20"/>
          <w:szCs w:val="20"/>
          <w:rPrChange w:id="24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25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is </w:t>
      </w:r>
      <w:r w:rsidR="0D7E7D87" w:rsidRPr="5C784330">
        <w:rPr>
          <w:i/>
          <w:iCs/>
          <w:sz w:val="20"/>
          <w:szCs w:val="20"/>
        </w:rPr>
        <w:t xml:space="preserve">required </w:t>
      </w:r>
      <w:r w:rsidR="0D7E7D87" w:rsidRPr="5C784330">
        <w:rPr>
          <w:i/>
          <w:iCs/>
          <w:sz w:val="20"/>
          <w:szCs w:val="20"/>
          <w:rPrChange w:id="26" w:author="Hijab Waheed" w:date="2026-06-19T09:42:00Z">
            <w:rPr>
              <w:rFonts w:ascii="Calibri" w:eastAsia="Calibri" w:hAnsi="Calibri" w:cs="Calibri"/>
              <w:sz w:val="20"/>
              <w:szCs w:val="20"/>
            </w:rPr>
          </w:rPrChange>
        </w:rPr>
        <w:t>specifically</w:t>
      </w:r>
      <w:r w:rsidR="00241A61" w:rsidRPr="6DCF3585">
        <w:rPr>
          <w:rFonts w:ascii="Calibri" w:eastAsia="Calibri" w:hAnsi="Calibri" w:cs="Calibri"/>
          <w:i/>
          <w:iCs/>
          <w:sz w:val="20"/>
          <w:szCs w:val="20"/>
          <w:rPrChange w:id="27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28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to </w:t>
      </w:r>
      <w:r w:rsidR="0D7E7D87" w:rsidRPr="6DCF3585">
        <w:rPr>
          <w:rFonts w:ascii="Calibri" w:eastAsia="Calibri" w:hAnsi="Calibri" w:cs="Calibri"/>
          <w:i/>
          <w:iCs/>
          <w:sz w:val="20"/>
          <w:szCs w:val="20"/>
          <w:rPrChange w:id="29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interview the father, provided the 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30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mother and girl </w:t>
      </w:r>
      <w:r w:rsidR="0D7E7D87" w:rsidRPr="6DCF3585">
        <w:rPr>
          <w:rFonts w:ascii="Calibri" w:eastAsia="Calibri" w:hAnsi="Calibri" w:cs="Calibri"/>
          <w:i/>
          <w:iCs/>
          <w:sz w:val="20"/>
          <w:szCs w:val="20"/>
          <w:rPrChange w:id="31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>have already been surveyed. However, if the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32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team makes </w:t>
      </w:r>
      <w:r w:rsidR="0D7E7D87" w:rsidRPr="6DCF3585">
        <w:rPr>
          <w:rFonts w:ascii="Calibri" w:eastAsia="Calibri" w:hAnsi="Calibri" w:cs="Calibri"/>
          <w:i/>
          <w:iCs/>
          <w:sz w:val="20"/>
          <w:szCs w:val="20"/>
          <w:rPrChange w:id="33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a revisit 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34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>to find</w:t>
      </w:r>
      <w:r w:rsidR="00241A61" w:rsidRPr="6DCF3585">
        <w:rPr>
          <w:rFonts w:ascii="Calibri" w:eastAsia="Calibri" w:hAnsi="Calibri" w:cs="Calibri"/>
          <w:i/>
          <w:iCs/>
          <w:sz w:val="20"/>
          <w:szCs w:val="20"/>
          <w:rPrChange w:id="35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</w:t>
      </w:r>
      <w:r w:rsidR="0D7E7D87" w:rsidRPr="6DCF3585">
        <w:rPr>
          <w:rFonts w:ascii="Calibri" w:eastAsia="Calibri" w:hAnsi="Calibri" w:cs="Calibri"/>
          <w:i/>
          <w:iCs/>
          <w:sz w:val="20"/>
          <w:szCs w:val="20"/>
          <w:rPrChange w:id="36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>the mother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37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and</w:t>
      </w:r>
      <w:r w:rsidR="7AA7550F" w:rsidRPr="6DCF3585">
        <w:rPr>
          <w:rFonts w:ascii="Calibri" w:eastAsia="Calibri" w:hAnsi="Calibri" w:cs="Calibri"/>
          <w:i/>
          <w:iCs/>
          <w:sz w:val="20"/>
          <w:szCs w:val="20"/>
          <w:rPrChange w:id="38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>/or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39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</w:t>
      </w:r>
      <w:r w:rsidR="0D7E7D87" w:rsidRPr="6DCF3585">
        <w:rPr>
          <w:rFonts w:ascii="Calibri" w:eastAsia="Calibri" w:hAnsi="Calibri" w:cs="Calibri"/>
          <w:i/>
          <w:iCs/>
          <w:sz w:val="20"/>
          <w:szCs w:val="20"/>
          <w:rPrChange w:id="40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>girl, and the father is present during that visit, his</w:t>
      </w:r>
      <w:r w:rsidR="4BEFC429" w:rsidRPr="6DCF3585">
        <w:rPr>
          <w:rFonts w:ascii="Calibri" w:eastAsia="Calibri" w:hAnsi="Calibri" w:cs="Calibri"/>
          <w:i/>
          <w:iCs/>
          <w:sz w:val="20"/>
          <w:szCs w:val="20"/>
          <w:rPrChange w:id="41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 interview </w:t>
      </w:r>
      <w:r w:rsidR="1F2E45E2" w:rsidRPr="6DCF3585">
        <w:rPr>
          <w:rFonts w:ascii="Calibri" w:eastAsia="Calibri" w:hAnsi="Calibri" w:cs="Calibri"/>
          <w:i/>
          <w:iCs/>
          <w:sz w:val="20"/>
          <w:szCs w:val="20"/>
          <w:rPrChange w:id="42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 xml:space="preserve">should also be conducted </w:t>
      </w:r>
      <w:r w:rsidR="0D7E7D87" w:rsidRPr="6DCF3585">
        <w:rPr>
          <w:rFonts w:ascii="Calibri" w:eastAsia="Calibri" w:hAnsi="Calibri" w:cs="Calibri"/>
          <w:i/>
          <w:iCs/>
          <w:sz w:val="20"/>
          <w:szCs w:val="20"/>
          <w:rPrChange w:id="43" w:author="Hijab Waheed" w:date="2026-06-19T02:42:00Z">
            <w:rPr>
              <w:rFonts w:ascii="Calibri" w:eastAsia="Calibri" w:hAnsi="Calibri" w:cs="Calibri"/>
              <w:sz w:val="20"/>
              <w:szCs w:val="20"/>
            </w:rPr>
          </w:rPrChange>
        </w:rPr>
        <w:t>at that time.</w:t>
      </w:r>
    </w:p>
    <w:p w14:paraId="2DA26BBF" w14:textId="1C5ED49C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t>8. Monitoring and Adaptive Top-Up</w:t>
      </w:r>
    </w:p>
    <w:p w14:paraId="4B0C4F3C" w14:textId="6E14F7F5" w:rsidR="009123D5" w:rsidRDefault="00B1290D">
      <w:pPr>
        <w:spacing w:after="80"/>
      </w:pPr>
      <w:r>
        <w:rPr>
          <w:rFonts w:ascii="Calibri" w:hAnsi="Calibri"/>
          <w:sz w:val="22"/>
        </w:rPr>
        <w:t xml:space="preserve">After the initial tracking round, the </w:t>
      </w:r>
      <w:r w:rsidR="00F721EB">
        <w:rPr>
          <w:rFonts w:ascii="Calibri" w:hAnsi="Calibri"/>
          <w:sz w:val="22"/>
        </w:rPr>
        <w:t>WB/PIU</w:t>
      </w:r>
      <w:r>
        <w:rPr>
          <w:rFonts w:ascii="Calibri" w:hAnsi="Calibri"/>
          <w:sz w:val="22"/>
        </w:rPr>
        <w:t xml:space="preserve"> team will assess how close the tracked sample is to the required N. </w:t>
      </w:r>
      <w:r w:rsidR="00F721EB">
        <w:rPr>
          <w:rFonts w:ascii="Calibri" w:hAnsi="Calibri"/>
          <w:sz w:val="22"/>
        </w:rPr>
        <w:t xml:space="preserve">This requires a buffer of 2 days after completion of tracking in each district. </w:t>
      </w:r>
      <w:r>
        <w:rPr>
          <w:rFonts w:ascii="Calibri" w:hAnsi="Calibri"/>
          <w:sz w:val="22"/>
        </w:rPr>
        <w:t>If a shortfall is detected, additional households can be assigned for tracking</w:t>
      </w:r>
      <w:r w:rsidR="00F721EB"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2"/>
        </w:rPr>
        <w:t xml:space="preserve">but only with explicit instruction from the </w:t>
      </w:r>
      <w:r w:rsidR="00F721EB">
        <w:rPr>
          <w:rFonts w:ascii="Calibri" w:hAnsi="Calibri"/>
          <w:sz w:val="22"/>
        </w:rPr>
        <w:t>PIU/WB</w:t>
      </w:r>
      <w:r>
        <w:rPr>
          <w:rFonts w:ascii="Calibri" w:hAnsi="Calibri"/>
          <w:sz w:val="22"/>
        </w:rPr>
        <w:t xml:space="preserve"> team.</w:t>
      </w:r>
    </w:p>
    <w:p w14:paraId="32488A43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Review tracking outcomes </w:t>
      </w:r>
      <w:r w:rsidRPr="12DEB61E">
        <w:rPr>
          <w:rFonts w:ascii="Calibri" w:hAnsi="Calibri"/>
          <w:b/>
          <w:bCs/>
          <w:sz w:val="22"/>
          <w:szCs w:val="22"/>
        </w:rPr>
        <w:t>by district and cluster</w:t>
      </w:r>
      <w:r w:rsidRPr="12DEB61E">
        <w:rPr>
          <w:rFonts w:ascii="Calibri" w:hAnsi="Calibri"/>
          <w:sz w:val="22"/>
          <w:szCs w:val="22"/>
        </w:rPr>
        <w:t xml:space="preserve"> to identify gaps early.</w:t>
      </w:r>
    </w:p>
    <w:p w14:paraId="23ED0189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If shortfall is detected, assign </w:t>
      </w:r>
      <w:r w:rsidRPr="12DEB61E">
        <w:rPr>
          <w:rFonts w:ascii="Calibri" w:hAnsi="Calibri"/>
          <w:b/>
          <w:bCs/>
          <w:sz w:val="22"/>
          <w:szCs w:val="22"/>
        </w:rPr>
        <w:t>top-up tracking from the remaining listing</w:t>
      </w:r>
      <w:r w:rsidRPr="12DEB61E">
        <w:rPr>
          <w:rFonts w:ascii="Calibri" w:hAnsi="Calibri"/>
          <w:sz w:val="22"/>
          <w:szCs w:val="22"/>
        </w:rPr>
        <w:t xml:space="preserve"> before survey closes in that district.</w:t>
      </w:r>
    </w:p>
    <w:p w14:paraId="5660AC66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>Flag clusters where the listing itself appears too thin so they can be addressed during the survey round (combined tracking + survey visit).</w:t>
      </w:r>
    </w:p>
    <w:p w14:paraId="2A10DDEE" w14:textId="77777777" w:rsidR="009123D5" w:rsidRDefault="00B1290D">
      <w:pPr>
        <w:pBdr>
          <w:bottom w:val="single" w:sz="8" w:space="4" w:color="1F3A68"/>
        </w:pBdr>
        <w:spacing w:before="280" w:after="120"/>
      </w:pPr>
      <w:r>
        <w:rPr>
          <w:rFonts w:ascii="Calibri" w:hAnsi="Calibri"/>
          <w:b/>
          <w:color w:val="1F3A68"/>
          <w:sz w:val="32"/>
        </w:rPr>
        <w:t>9. Quality Control and Back-Checks</w:t>
      </w:r>
    </w:p>
    <w:p w14:paraId="641EB35F" w14:textId="13312665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Back-check calls </w:t>
      </w:r>
      <w:r w:rsidR="005810F1" w:rsidRPr="12DEB61E">
        <w:rPr>
          <w:rFonts w:ascii="Calibri" w:hAnsi="Calibri"/>
          <w:sz w:val="22"/>
          <w:szCs w:val="22"/>
        </w:rPr>
        <w:t xml:space="preserve">by a third party firm hired by WB </w:t>
      </w:r>
      <w:r w:rsidRPr="12DEB61E">
        <w:rPr>
          <w:rFonts w:ascii="Calibri" w:hAnsi="Calibri"/>
          <w:sz w:val="22"/>
          <w:szCs w:val="22"/>
        </w:rPr>
        <w:t>will be made to a random sample of tracked households using the recorded contact numbers.</w:t>
      </w:r>
    </w:p>
    <w:p w14:paraId="08D44165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>Calls will also be made to key informants (neighbors, LHW, imam) listed during tracking to verify that the enumerator actually visited.</w:t>
      </w:r>
    </w:p>
    <w:p w14:paraId="51DD7929" w14:textId="2578750E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t xml:space="preserve">Enumerators must be informed in advance that back-checks will take place </w:t>
      </w:r>
    </w:p>
    <w:p w14:paraId="387DFFF3" w14:textId="77777777" w:rsidR="009123D5" w:rsidRDefault="00B1290D">
      <w:pPr>
        <w:pStyle w:val="ListBullet"/>
        <w:spacing w:after="40"/>
      </w:pPr>
      <w:r w:rsidRPr="12DEB61E">
        <w:rPr>
          <w:rFonts w:ascii="Calibri" w:hAnsi="Calibri"/>
          <w:sz w:val="22"/>
          <w:szCs w:val="22"/>
        </w:rPr>
        <w:lastRenderedPageBreak/>
        <w:t>Any inconsistencies trigger a supervisor review and, if needed, a revisit by a different enumerator.</w:t>
      </w:r>
    </w:p>
    <w:p w14:paraId="264B7319" w14:textId="77777777" w:rsidR="00B1290D" w:rsidRDefault="00B1290D"/>
    <w:sectPr w:rsidR="00B1290D">
      <w:headerReference w:type="default" r:id="rId7"/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08AE90" w14:textId="77777777" w:rsidR="00C97E3D" w:rsidRDefault="00C97E3D">
      <w:pPr>
        <w:spacing w:after="0" w:line="240" w:lineRule="auto"/>
      </w:pPr>
      <w:r>
        <w:separator/>
      </w:r>
    </w:p>
  </w:endnote>
  <w:endnote w:type="continuationSeparator" w:id="0">
    <w:p w14:paraId="019ED645" w14:textId="77777777" w:rsidR="00C97E3D" w:rsidRDefault="00C97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D0F38E" w14:textId="31C77F2B" w:rsidR="009123D5" w:rsidRDefault="00B1290D">
    <w:pPr>
      <w:pStyle w:val="Footer"/>
      <w:jc w:val="center"/>
    </w:pPr>
    <w:r>
      <w:rPr>
        <w:rFonts w:ascii="Calibri" w:hAnsi="Calibri"/>
        <w:color w:val="1F3A68"/>
        <w:sz w:val="18"/>
      </w:rPr>
      <w:t xml:space="preserve">Page </w:t>
    </w:r>
    <w:r>
      <w:rPr>
        <w:rFonts w:ascii="Calibri" w:hAnsi="Calibri"/>
        <w:color w:val="1F3A68"/>
        <w:sz w:val="18"/>
      </w:rPr>
      <w:fldChar w:fldCharType="begin"/>
    </w:r>
    <w:r>
      <w:rPr>
        <w:rFonts w:ascii="Calibri" w:hAnsi="Calibri"/>
        <w:color w:val="1F3A68"/>
        <w:sz w:val="18"/>
      </w:rPr>
      <w:instrText>PAGE</w:instrText>
    </w:r>
    <w:r>
      <w:rPr>
        <w:rFonts w:ascii="Calibri" w:hAnsi="Calibri"/>
        <w:color w:val="1F3A68"/>
        <w:sz w:val="18"/>
      </w:rPr>
      <w:fldChar w:fldCharType="separate"/>
    </w:r>
    <w:r w:rsidR="006841F4">
      <w:rPr>
        <w:rFonts w:ascii="Calibri" w:hAnsi="Calibri"/>
        <w:noProof/>
        <w:color w:val="1F3A68"/>
        <w:sz w:val="18"/>
      </w:rPr>
      <w:t>3</w:t>
    </w:r>
    <w:r>
      <w:rPr>
        <w:rFonts w:ascii="Calibri" w:hAnsi="Calibri"/>
        <w:color w:val="1F3A6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EAF4AA" w14:textId="77777777" w:rsidR="00C97E3D" w:rsidRDefault="00C97E3D">
      <w:pPr>
        <w:spacing w:after="0" w:line="240" w:lineRule="auto"/>
      </w:pPr>
      <w:r>
        <w:separator/>
      </w:r>
    </w:p>
  </w:footnote>
  <w:footnote w:type="continuationSeparator" w:id="0">
    <w:p w14:paraId="32D7EA1B" w14:textId="77777777" w:rsidR="00C97E3D" w:rsidRDefault="00C97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39A8F" w14:textId="00215387" w:rsidR="009123D5" w:rsidRDefault="00B1290D">
    <w:pPr>
      <w:pStyle w:val="Header"/>
      <w:jc w:val="right"/>
    </w:pPr>
    <w:r>
      <w:rPr>
        <w:rFonts w:ascii="Calibri" w:hAnsi="Calibri"/>
        <w:b/>
        <w:color w:val="1F3A68"/>
        <w:sz w:val="18"/>
      </w:rPr>
      <w:t>KPRAP I</w:t>
    </w:r>
    <w:r w:rsidR="001C213C">
      <w:rPr>
        <w:rFonts w:ascii="Calibri" w:hAnsi="Calibri"/>
        <w:b/>
        <w:color w:val="1F3A68"/>
        <w:sz w:val="18"/>
      </w:rPr>
      <w:t>mpact Evaluation</w:t>
    </w:r>
    <w:r>
      <w:rPr>
        <w:rFonts w:ascii="Calibri" w:hAnsi="Calibri"/>
        <w:b/>
        <w:color w:val="1F3A68"/>
        <w:sz w:val="18"/>
      </w:rPr>
      <w:t xml:space="preserve"> </w:t>
    </w:r>
    <w:r w:rsidR="001C213C">
      <w:rPr>
        <w:rFonts w:ascii="Calibri" w:hAnsi="Calibri"/>
        <w:b/>
        <w:color w:val="1F3A68"/>
        <w:sz w:val="18"/>
      </w:rPr>
      <w:t>-</w:t>
    </w:r>
    <w:r>
      <w:rPr>
        <w:rFonts w:ascii="Calibri" w:hAnsi="Calibri"/>
        <w:b/>
        <w:color w:val="1F3A68"/>
        <w:sz w:val="18"/>
      </w:rPr>
      <w:t xml:space="preserve">  Tracking &amp; Survey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6448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D0290"/>
    <w:multiLevelType w:val="hybridMultilevel"/>
    <w:tmpl w:val="FFFFFFFF"/>
    <w:lvl w:ilvl="0" w:tplc="80CA6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9EC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81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8B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28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67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B45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C4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A8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1"/>
  </w:num>
  <w:num w:numId="4">
    <w:abstractNumId w:val="6"/>
  </w:num>
  <w:num w:numId="5">
    <w:abstractNumId w:val="9"/>
  </w:num>
  <w:num w:numId="6">
    <w:abstractNumId w:val="8"/>
  </w:num>
  <w:num w:numId="7">
    <w:abstractNumId w:val="4"/>
  </w:num>
  <w:num w:numId="8">
    <w:abstractNumId w:val="13"/>
  </w:num>
  <w:num w:numId="9">
    <w:abstractNumId w:val="2"/>
  </w:num>
  <w:num w:numId="10">
    <w:abstractNumId w:val="1"/>
  </w:num>
  <w:num w:numId="11">
    <w:abstractNumId w:val="3"/>
  </w:num>
  <w:num w:numId="12">
    <w:abstractNumId w:val="16"/>
  </w:num>
  <w:num w:numId="13">
    <w:abstractNumId w:val="14"/>
  </w:num>
  <w:num w:numId="14">
    <w:abstractNumId w:val="0"/>
  </w:num>
  <w:num w:numId="15">
    <w:abstractNumId w:val="10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F65A7"/>
    <w:rsid w:val="00010A34"/>
    <w:rsid w:val="0001785C"/>
    <w:rsid w:val="00031135"/>
    <w:rsid w:val="000373D3"/>
    <w:rsid w:val="00046680"/>
    <w:rsid w:val="00050234"/>
    <w:rsid w:val="00054D20"/>
    <w:rsid w:val="00057268"/>
    <w:rsid w:val="0006062C"/>
    <w:rsid w:val="000713A3"/>
    <w:rsid w:val="00073139"/>
    <w:rsid w:val="00077506"/>
    <w:rsid w:val="00077E4C"/>
    <w:rsid w:val="00080D12"/>
    <w:rsid w:val="000879E4"/>
    <w:rsid w:val="00092E28"/>
    <w:rsid w:val="00093126"/>
    <w:rsid w:val="000937C9"/>
    <w:rsid w:val="00096D71"/>
    <w:rsid w:val="000A5D6A"/>
    <w:rsid w:val="000C35C2"/>
    <w:rsid w:val="000C4DE2"/>
    <w:rsid w:val="000C6E18"/>
    <w:rsid w:val="000C75F0"/>
    <w:rsid w:val="000D5010"/>
    <w:rsid w:val="000E11E2"/>
    <w:rsid w:val="000E1379"/>
    <w:rsid w:val="000E66D8"/>
    <w:rsid w:val="000F01B0"/>
    <w:rsid w:val="000F03DD"/>
    <w:rsid w:val="000F507E"/>
    <w:rsid w:val="000F65B0"/>
    <w:rsid w:val="000F6E9A"/>
    <w:rsid w:val="00101B65"/>
    <w:rsid w:val="00113D9C"/>
    <w:rsid w:val="0011518C"/>
    <w:rsid w:val="001151DE"/>
    <w:rsid w:val="00116983"/>
    <w:rsid w:val="00122BD6"/>
    <w:rsid w:val="00124EE7"/>
    <w:rsid w:val="001267C3"/>
    <w:rsid w:val="00135ADE"/>
    <w:rsid w:val="00137F18"/>
    <w:rsid w:val="00140741"/>
    <w:rsid w:val="0014574B"/>
    <w:rsid w:val="00154C56"/>
    <w:rsid w:val="001651D5"/>
    <w:rsid w:val="00180E3E"/>
    <w:rsid w:val="001811B1"/>
    <w:rsid w:val="00187249"/>
    <w:rsid w:val="00187CEC"/>
    <w:rsid w:val="0019585D"/>
    <w:rsid w:val="00196E4A"/>
    <w:rsid w:val="001A7E78"/>
    <w:rsid w:val="001B2ADC"/>
    <w:rsid w:val="001B6032"/>
    <w:rsid w:val="001B78F7"/>
    <w:rsid w:val="001B7FBE"/>
    <w:rsid w:val="001C213C"/>
    <w:rsid w:val="001C3219"/>
    <w:rsid w:val="001C45E4"/>
    <w:rsid w:val="001D579D"/>
    <w:rsid w:val="001E009C"/>
    <w:rsid w:val="001E040B"/>
    <w:rsid w:val="001E5E3B"/>
    <w:rsid w:val="001F40EA"/>
    <w:rsid w:val="001F40F4"/>
    <w:rsid w:val="00202287"/>
    <w:rsid w:val="00204A1A"/>
    <w:rsid w:val="00215E3E"/>
    <w:rsid w:val="00230317"/>
    <w:rsid w:val="00235E2B"/>
    <w:rsid w:val="00236F19"/>
    <w:rsid w:val="00237DD7"/>
    <w:rsid w:val="00241A61"/>
    <w:rsid w:val="00254B4D"/>
    <w:rsid w:val="00257BA1"/>
    <w:rsid w:val="00273278"/>
    <w:rsid w:val="002849F8"/>
    <w:rsid w:val="00290F70"/>
    <w:rsid w:val="00295A79"/>
    <w:rsid w:val="00296F2E"/>
    <w:rsid w:val="00297D88"/>
    <w:rsid w:val="002A2F8A"/>
    <w:rsid w:val="002B4231"/>
    <w:rsid w:val="002B5E7F"/>
    <w:rsid w:val="002B7505"/>
    <w:rsid w:val="002D249A"/>
    <w:rsid w:val="002D257C"/>
    <w:rsid w:val="002D265B"/>
    <w:rsid w:val="002D3407"/>
    <w:rsid w:val="002E08C7"/>
    <w:rsid w:val="002E31C8"/>
    <w:rsid w:val="002E51AB"/>
    <w:rsid w:val="002E62F9"/>
    <w:rsid w:val="002F5335"/>
    <w:rsid w:val="002F6354"/>
    <w:rsid w:val="002F6785"/>
    <w:rsid w:val="00306EBE"/>
    <w:rsid w:val="00315FE6"/>
    <w:rsid w:val="00322751"/>
    <w:rsid w:val="00324B44"/>
    <w:rsid w:val="0033062B"/>
    <w:rsid w:val="00340186"/>
    <w:rsid w:val="00344500"/>
    <w:rsid w:val="00345306"/>
    <w:rsid w:val="00351C3B"/>
    <w:rsid w:val="00352467"/>
    <w:rsid w:val="003549C2"/>
    <w:rsid w:val="00355719"/>
    <w:rsid w:val="003609C5"/>
    <w:rsid w:val="00361CD6"/>
    <w:rsid w:val="0036562D"/>
    <w:rsid w:val="00367229"/>
    <w:rsid w:val="003678CB"/>
    <w:rsid w:val="00376317"/>
    <w:rsid w:val="00377216"/>
    <w:rsid w:val="00383099"/>
    <w:rsid w:val="00387BD4"/>
    <w:rsid w:val="00387EB8"/>
    <w:rsid w:val="0039496B"/>
    <w:rsid w:val="003A5129"/>
    <w:rsid w:val="003B4F9E"/>
    <w:rsid w:val="003B5426"/>
    <w:rsid w:val="003C2D62"/>
    <w:rsid w:val="003C32AE"/>
    <w:rsid w:val="003C3F1E"/>
    <w:rsid w:val="003E0285"/>
    <w:rsid w:val="003F31ED"/>
    <w:rsid w:val="003F3CD2"/>
    <w:rsid w:val="003F69E7"/>
    <w:rsid w:val="003F6A83"/>
    <w:rsid w:val="00407FD3"/>
    <w:rsid w:val="00410970"/>
    <w:rsid w:val="00414948"/>
    <w:rsid w:val="004253AA"/>
    <w:rsid w:val="00427110"/>
    <w:rsid w:val="00431224"/>
    <w:rsid w:val="004404E1"/>
    <w:rsid w:val="00446810"/>
    <w:rsid w:val="00460A66"/>
    <w:rsid w:val="00462C8E"/>
    <w:rsid w:val="00470F93"/>
    <w:rsid w:val="00472C4F"/>
    <w:rsid w:val="0047419D"/>
    <w:rsid w:val="00474272"/>
    <w:rsid w:val="00491D5E"/>
    <w:rsid w:val="004962BD"/>
    <w:rsid w:val="004976E0"/>
    <w:rsid w:val="004A1AB2"/>
    <w:rsid w:val="004B7344"/>
    <w:rsid w:val="004C3B37"/>
    <w:rsid w:val="004D0693"/>
    <w:rsid w:val="004D196C"/>
    <w:rsid w:val="004D2653"/>
    <w:rsid w:val="004D2F80"/>
    <w:rsid w:val="004D7140"/>
    <w:rsid w:val="004E0C3F"/>
    <w:rsid w:val="004E161C"/>
    <w:rsid w:val="004E3DA0"/>
    <w:rsid w:val="004E782A"/>
    <w:rsid w:val="004E7AB6"/>
    <w:rsid w:val="004F145F"/>
    <w:rsid w:val="004F52BF"/>
    <w:rsid w:val="00516A50"/>
    <w:rsid w:val="00530BEF"/>
    <w:rsid w:val="005367F3"/>
    <w:rsid w:val="005400D5"/>
    <w:rsid w:val="005607F4"/>
    <w:rsid w:val="005648B5"/>
    <w:rsid w:val="005810F1"/>
    <w:rsid w:val="005849C5"/>
    <w:rsid w:val="005903DE"/>
    <w:rsid w:val="005A4585"/>
    <w:rsid w:val="005A534A"/>
    <w:rsid w:val="005A67CA"/>
    <w:rsid w:val="005B1758"/>
    <w:rsid w:val="005B17A2"/>
    <w:rsid w:val="005C7103"/>
    <w:rsid w:val="005D6DA8"/>
    <w:rsid w:val="005E5B23"/>
    <w:rsid w:val="005F3F16"/>
    <w:rsid w:val="00600D01"/>
    <w:rsid w:val="00600EE5"/>
    <w:rsid w:val="006163E2"/>
    <w:rsid w:val="006231CA"/>
    <w:rsid w:val="006353E2"/>
    <w:rsid w:val="006408CA"/>
    <w:rsid w:val="006502C5"/>
    <w:rsid w:val="00656C89"/>
    <w:rsid w:val="00670195"/>
    <w:rsid w:val="00670594"/>
    <w:rsid w:val="00670FD2"/>
    <w:rsid w:val="006841F4"/>
    <w:rsid w:val="00684A82"/>
    <w:rsid w:val="00697859"/>
    <w:rsid w:val="006A6B6B"/>
    <w:rsid w:val="006B09DB"/>
    <w:rsid w:val="006B6C69"/>
    <w:rsid w:val="006C183E"/>
    <w:rsid w:val="006C2998"/>
    <w:rsid w:val="006C39C6"/>
    <w:rsid w:val="006C4E12"/>
    <w:rsid w:val="006D1F70"/>
    <w:rsid w:val="006E5B58"/>
    <w:rsid w:val="00700456"/>
    <w:rsid w:val="00702425"/>
    <w:rsid w:val="00711B54"/>
    <w:rsid w:val="00716C18"/>
    <w:rsid w:val="00717F09"/>
    <w:rsid w:val="00730B25"/>
    <w:rsid w:val="00733459"/>
    <w:rsid w:val="00737781"/>
    <w:rsid w:val="00741D34"/>
    <w:rsid w:val="00746A40"/>
    <w:rsid w:val="0075020A"/>
    <w:rsid w:val="007530E3"/>
    <w:rsid w:val="007541E4"/>
    <w:rsid w:val="00754883"/>
    <w:rsid w:val="0076024E"/>
    <w:rsid w:val="00771A4C"/>
    <w:rsid w:val="00773E2B"/>
    <w:rsid w:val="00775947"/>
    <w:rsid w:val="00780F34"/>
    <w:rsid w:val="0078370E"/>
    <w:rsid w:val="0078434A"/>
    <w:rsid w:val="007902F0"/>
    <w:rsid w:val="00793FCB"/>
    <w:rsid w:val="00794E2B"/>
    <w:rsid w:val="00797B0C"/>
    <w:rsid w:val="007A0192"/>
    <w:rsid w:val="007B3D60"/>
    <w:rsid w:val="007C0FE2"/>
    <w:rsid w:val="007C1B89"/>
    <w:rsid w:val="007C20C9"/>
    <w:rsid w:val="007C3F93"/>
    <w:rsid w:val="007C49B9"/>
    <w:rsid w:val="007D70E4"/>
    <w:rsid w:val="007E37A0"/>
    <w:rsid w:val="007E5CCC"/>
    <w:rsid w:val="007F41DD"/>
    <w:rsid w:val="007F78FC"/>
    <w:rsid w:val="008028A1"/>
    <w:rsid w:val="00803F3D"/>
    <w:rsid w:val="008044A2"/>
    <w:rsid w:val="00807E1B"/>
    <w:rsid w:val="0081175E"/>
    <w:rsid w:val="0081238D"/>
    <w:rsid w:val="008144CC"/>
    <w:rsid w:val="008254ED"/>
    <w:rsid w:val="008272D1"/>
    <w:rsid w:val="00827C87"/>
    <w:rsid w:val="00843363"/>
    <w:rsid w:val="008448C9"/>
    <w:rsid w:val="00845410"/>
    <w:rsid w:val="008471BC"/>
    <w:rsid w:val="008549A5"/>
    <w:rsid w:val="00866A46"/>
    <w:rsid w:val="00866E46"/>
    <w:rsid w:val="008761D8"/>
    <w:rsid w:val="00880A32"/>
    <w:rsid w:val="00884C85"/>
    <w:rsid w:val="00886B02"/>
    <w:rsid w:val="00893FEB"/>
    <w:rsid w:val="008A3CC8"/>
    <w:rsid w:val="008A4C1E"/>
    <w:rsid w:val="008A5594"/>
    <w:rsid w:val="008B1479"/>
    <w:rsid w:val="008B14C0"/>
    <w:rsid w:val="008B2573"/>
    <w:rsid w:val="008C1C4C"/>
    <w:rsid w:val="008C481C"/>
    <w:rsid w:val="008C6EDF"/>
    <w:rsid w:val="008D0951"/>
    <w:rsid w:val="008D19E4"/>
    <w:rsid w:val="008E05AF"/>
    <w:rsid w:val="008E52E3"/>
    <w:rsid w:val="008E6B5A"/>
    <w:rsid w:val="008F31EB"/>
    <w:rsid w:val="008F5040"/>
    <w:rsid w:val="009123D5"/>
    <w:rsid w:val="00912D3E"/>
    <w:rsid w:val="009130DF"/>
    <w:rsid w:val="00937898"/>
    <w:rsid w:val="0095477D"/>
    <w:rsid w:val="009635BD"/>
    <w:rsid w:val="009720D4"/>
    <w:rsid w:val="00974226"/>
    <w:rsid w:val="00985261"/>
    <w:rsid w:val="0099036D"/>
    <w:rsid w:val="00992652"/>
    <w:rsid w:val="009959E6"/>
    <w:rsid w:val="00995FE8"/>
    <w:rsid w:val="009A1EC1"/>
    <w:rsid w:val="009A4129"/>
    <w:rsid w:val="009A7F4A"/>
    <w:rsid w:val="009B34AF"/>
    <w:rsid w:val="009C1F69"/>
    <w:rsid w:val="009C2E59"/>
    <w:rsid w:val="009D4143"/>
    <w:rsid w:val="009F10FC"/>
    <w:rsid w:val="009F6550"/>
    <w:rsid w:val="00A02DDF"/>
    <w:rsid w:val="00A04169"/>
    <w:rsid w:val="00A20880"/>
    <w:rsid w:val="00A31068"/>
    <w:rsid w:val="00A352C8"/>
    <w:rsid w:val="00A436DF"/>
    <w:rsid w:val="00A46019"/>
    <w:rsid w:val="00A47F7C"/>
    <w:rsid w:val="00A54146"/>
    <w:rsid w:val="00A5437A"/>
    <w:rsid w:val="00A562F5"/>
    <w:rsid w:val="00A60FB4"/>
    <w:rsid w:val="00A61429"/>
    <w:rsid w:val="00A63108"/>
    <w:rsid w:val="00A637D2"/>
    <w:rsid w:val="00A661B5"/>
    <w:rsid w:val="00A66790"/>
    <w:rsid w:val="00A70F4E"/>
    <w:rsid w:val="00A73DBC"/>
    <w:rsid w:val="00A7584F"/>
    <w:rsid w:val="00A76A57"/>
    <w:rsid w:val="00A82852"/>
    <w:rsid w:val="00A82E40"/>
    <w:rsid w:val="00A90EA5"/>
    <w:rsid w:val="00AA3E13"/>
    <w:rsid w:val="00AA4E6F"/>
    <w:rsid w:val="00AB3038"/>
    <w:rsid w:val="00AB30AB"/>
    <w:rsid w:val="00AB374A"/>
    <w:rsid w:val="00AB5B31"/>
    <w:rsid w:val="00AC17AD"/>
    <w:rsid w:val="00AC240C"/>
    <w:rsid w:val="00AC4B0D"/>
    <w:rsid w:val="00AC6F0F"/>
    <w:rsid w:val="00AE0F75"/>
    <w:rsid w:val="00AE408D"/>
    <w:rsid w:val="00AF1B29"/>
    <w:rsid w:val="00AF7B48"/>
    <w:rsid w:val="00B1290D"/>
    <w:rsid w:val="00B234A7"/>
    <w:rsid w:val="00B351BD"/>
    <w:rsid w:val="00B37873"/>
    <w:rsid w:val="00B41C2B"/>
    <w:rsid w:val="00B474B0"/>
    <w:rsid w:val="00B57360"/>
    <w:rsid w:val="00B81A1F"/>
    <w:rsid w:val="00B81E09"/>
    <w:rsid w:val="00B84CD5"/>
    <w:rsid w:val="00B90915"/>
    <w:rsid w:val="00BA3C89"/>
    <w:rsid w:val="00BA7280"/>
    <w:rsid w:val="00BB0C00"/>
    <w:rsid w:val="00BB4389"/>
    <w:rsid w:val="00BB7896"/>
    <w:rsid w:val="00BC04D4"/>
    <w:rsid w:val="00BC2655"/>
    <w:rsid w:val="00BE3C08"/>
    <w:rsid w:val="00BE6D9F"/>
    <w:rsid w:val="00BF08CF"/>
    <w:rsid w:val="00BF2F6E"/>
    <w:rsid w:val="00C022A8"/>
    <w:rsid w:val="00C12634"/>
    <w:rsid w:val="00C15F02"/>
    <w:rsid w:val="00C161D5"/>
    <w:rsid w:val="00C20D78"/>
    <w:rsid w:val="00C235BE"/>
    <w:rsid w:val="00C23E46"/>
    <w:rsid w:val="00C2403E"/>
    <w:rsid w:val="00C26D93"/>
    <w:rsid w:val="00C26FFC"/>
    <w:rsid w:val="00C27141"/>
    <w:rsid w:val="00C30F0F"/>
    <w:rsid w:val="00C31001"/>
    <w:rsid w:val="00C411C3"/>
    <w:rsid w:val="00C50F91"/>
    <w:rsid w:val="00C60ABD"/>
    <w:rsid w:val="00C72B74"/>
    <w:rsid w:val="00C74F44"/>
    <w:rsid w:val="00C75B8F"/>
    <w:rsid w:val="00C942D0"/>
    <w:rsid w:val="00C971BC"/>
    <w:rsid w:val="00C97E3D"/>
    <w:rsid w:val="00CA13FE"/>
    <w:rsid w:val="00CA4BEB"/>
    <w:rsid w:val="00CA7A47"/>
    <w:rsid w:val="00CB2E9A"/>
    <w:rsid w:val="00CB2EB1"/>
    <w:rsid w:val="00CB566B"/>
    <w:rsid w:val="00CB7500"/>
    <w:rsid w:val="00CC18EA"/>
    <w:rsid w:val="00CC4D8E"/>
    <w:rsid w:val="00CD18E8"/>
    <w:rsid w:val="00CD6338"/>
    <w:rsid w:val="00CE36DA"/>
    <w:rsid w:val="00CE3FF1"/>
    <w:rsid w:val="00CE4437"/>
    <w:rsid w:val="00D146C2"/>
    <w:rsid w:val="00D14F46"/>
    <w:rsid w:val="00D171DB"/>
    <w:rsid w:val="00D220AD"/>
    <w:rsid w:val="00D32292"/>
    <w:rsid w:val="00D34E56"/>
    <w:rsid w:val="00D372FF"/>
    <w:rsid w:val="00D444CD"/>
    <w:rsid w:val="00D46A36"/>
    <w:rsid w:val="00D52CEE"/>
    <w:rsid w:val="00D55DFC"/>
    <w:rsid w:val="00D60D25"/>
    <w:rsid w:val="00D62629"/>
    <w:rsid w:val="00D64C1A"/>
    <w:rsid w:val="00D74DC5"/>
    <w:rsid w:val="00D75435"/>
    <w:rsid w:val="00D838BB"/>
    <w:rsid w:val="00D946F7"/>
    <w:rsid w:val="00DA0530"/>
    <w:rsid w:val="00DA69DC"/>
    <w:rsid w:val="00DA6C12"/>
    <w:rsid w:val="00DB3487"/>
    <w:rsid w:val="00DB7448"/>
    <w:rsid w:val="00DE5146"/>
    <w:rsid w:val="00DF2FBF"/>
    <w:rsid w:val="00DF7F72"/>
    <w:rsid w:val="00E0498C"/>
    <w:rsid w:val="00E10BF6"/>
    <w:rsid w:val="00E13140"/>
    <w:rsid w:val="00E13441"/>
    <w:rsid w:val="00E15B0B"/>
    <w:rsid w:val="00E16AB0"/>
    <w:rsid w:val="00E25EDC"/>
    <w:rsid w:val="00E31A25"/>
    <w:rsid w:val="00E33756"/>
    <w:rsid w:val="00E35B22"/>
    <w:rsid w:val="00E3748D"/>
    <w:rsid w:val="00E37DCF"/>
    <w:rsid w:val="00E455C1"/>
    <w:rsid w:val="00E465DB"/>
    <w:rsid w:val="00E467D1"/>
    <w:rsid w:val="00E61868"/>
    <w:rsid w:val="00E80B31"/>
    <w:rsid w:val="00E83A8E"/>
    <w:rsid w:val="00E84B7C"/>
    <w:rsid w:val="00E84BC2"/>
    <w:rsid w:val="00E85BCE"/>
    <w:rsid w:val="00E946B8"/>
    <w:rsid w:val="00EA0409"/>
    <w:rsid w:val="00EB0F31"/>
    <w:rsid w:val="00EB3133"/>
    <w:rsid w:val="00EC55E9"/>
    <w:rsid w:val="00EC6982"/>
    <w:rsid w:val="00EC7A27"/>
    <w:rsid w:val="00ED2D7A"/>
    <w:rsid w:val="00ED3E3A"/>
    <w:rsid w:val="00ED4ABE"/>
    <w:rsid w:val="00EE0E5D"/>
    <w:rsid w:val="00EE114B"/>
    <w:rsid w:val="00EE1853"/>
    <w:rsid w:val="00EF6AB6"/>
    <w:rsid w:val="00EF7949"/>
    <w:rsid w:val="00F007B0"/>
    <w:rsid w:val="00F03F00"/>
    <w:rsid w:val="00F10FE4"/>
    <w:rsid w:val="00F40E1D"/>
    <w:rsid w:val="00F4651B"/>
    <w:rsid w:val="00F50F27"/>
    <w:rsid w:val="00F5554E"/>
    <w:rsid w:val="00F6276F"/>
    <w:rsid w:val="00F644FB"/>
    <w:rsid w:val="00F65E1A"/>
    <w:rsid w:val="00F66A2B"/>
    <w:rsid w:val="00F721EB"/>
    <w:rsid w:val="00F757D4"/>
    <w:rsid w:val="00F80BE3"/>
    <w:rsid w:val="00F86502"/>
    <w:rsid w:val="00F865C6"/>
    <w:rsid w:val="00F87785"/>
    <w:rsid w:val="00F92461"/>
    <w:rsid w:val="00F93A27"/>
    <w:rsid w:val="00F946FE"/>
    <w:rsid w:val="00F94FF6"/>
    <w:rsid w:val="00F97476"/>
    <w:rsid w:val="00F97745"/>
    <w:rsid w:val="00F977BB"/>
    <w:rsid w:val="00FA6322"/>
    <w:rsid w:val="00FB19C7"/>
    <w:rsid w:val="00FB3270"/>
    <w:rsid w:val="00FB450A"/>
    <w:rsid w:val="00FB4E83"/>
    <w:rsid w:val="00FB6209"/>
    <w:rsid w:val="00FB6801"/>
    <w:rsid w:val="00FC4EA9"/>
    <w:rsid w:val="00FC7536"/>
    <w:rsid w:val="00FD1E1F"/>
    <w:rsid w:val="00FF4318"/>
    <w:rsid w:val="011D6FB7"/>
    <w:rsid w:val="014507BE"/>
    <w:rsid w:val="03ABA413"/>
    <w:rsid w:val="03E15B79"/>
    <w:rsid w:val="042F3FA9"/>
    <w:rsid w:val="084B06D0"/>
    <w:rsid w:val="0851F85F"/>
    <w:rsid w:val="086615E6"/>
    <w:rsid w:val="095A0908"/>
    <w:rsid w:val="0A4686EE"/>
    <w:rsid w:val="0A86D4B2"/>
    <w:rsid w:val="0B07D1EB"/>
    <w:rsid w:val="0B5E0CC4"/>
    <w:rsid w:val="0BED41AB"/>
    <w:rsid w:val="0C258BC9"/>
    <w:rsid w:val="0CC86B5F"/>
    <w:rsid w:val="0CFE53CA"/>
    <w:rsid w:val="0D7E7D87"/>
    <w:rsid w:val="0DBE9688"/>
    <w:rsid w:val="0E40A28F"/>
    <w:rsid w:val="0E4C829C"/>
    <w:rsid w:val="0F29F4E5"/>
    <w:rsid w:val="0F939605"/>
    <w:rsid w:val="0FDA012F"/>
    <w:rsid w:val="108581CB"/>
    <w:rsid w:val="10A8A873"/>
    <w:rsid w:val="10F7D229"/>
    <w:rsid w:val="11797E48"/>
    <w:rsid w:val="11E2AA89"/>
    <w:rsid w:val="12DEB61E"/>
    <w:rsid w:val="14135410"/>
    <w:rsid w:val="145DDC06"/>
    <w:rsid w:val="15710B6E"/>
    <w:rsid w:val="15F368CC"/>
    <w:rsid w:val="169D59B7"/>
    <w:rsid w:val="16BDC29F"/>
    <w:rsid w:val="17100F3C"/>
    <w:rsid w:val="176515D2"/>
    <w:rsid w:val="17903FE8"/>
    <w:rsid w:val="186C7F69"/>
    <w:rsid w:val="188937C6"/>
    <w:rsid w:val="1998B3C3"/>
    <w:rsid w:val="19C37A32"/>
    <w:rsid w:val="1A19C1D3"/>
    <w:rsid w:val="1A6E633B"/>
    <w:rsid w:val="1AE30756"/>
    <w:rsid w:val="1B5017F9"/>
    <w:rsid w:val="1BF732B0"/>
    <w:rsid w:val="1C3B4A1F"/>
    <w:rsid w:val="1D7BBFEC"/>
    <w:rsid w:val="1E976F9D"/>
    <w:rsid w:val="1EE92285"/>
    <w:rsid w:val="1F2E45E2"/>
    <w:rsid w:val="1F40DC48"/>
    <w:rsid w:val="1F5B3AAA"/>
    <w:rsid w:val="1F8D6634"/>
    <w:rsid w:val="21A5ECC9"/>
    <w:rsid w:val="21B73E7C"/>
    <w:rsid w:val="2208D39C"/>
    <w:rsid w:val="226908F8"/>
    <w:rsid w:val="226DA178"/>
    <w:rsid w:val="233AA988"/>
    <w:rsid w:val="2570FC5F"/>
    <w:rsid w:val="27406E2B"/>
    <w:rsid w:val="27B9B715"/>
    <w:rsid w:val="27BCAD33"/>
    <w:rsid w:val="281205A4"/>
    <w:rsid w:val="283B48ED"/>
    <w:rsid w:val="287769C9"/>
    <w:rsid w:val="28EBE94D"/>
    <w:rsid w:val="29AD589A"/>
    <w:rsid w:val="2A194CC4"/>
    <w:rsid w:val="2A5385C1"/>
    <w:rsid w:val="2A7C093F"/>
    <w:rsid w:val="2ACEBB7E"/>
    <w:rsid w:val="2AE3AB75"/>
    <w:rsid w:val="2B3E1CA1"/>
    <w:rsid w:val="2B7572C1"/>
    <w:rsid w:val="2BAF075E"/>
    <w:rsid w:val="2CF8D2D3"/>
    <w:rsid w:val="2DDE765A"/>
    <w:rsid w:val="2E775CCB"/>
    <w:rsid w:val="2FFC39D6"/>
    <w:rsid w:val="30425AB9"/>
    <w:rsid w:val="30A8A375"/>
    <w:rsid w:val="30EAC825"/>
    <w:rsid w:val="31BE5F9A"/>
    <w:rsid w:val="320E5582"/>
    <w:rsid w:val="32285948"/>
    <w:rsid w:val="337A8B62"/>
    <w:rsid w:val="3580791C"/>
    <w:rsid w:val="35C3CF2E"/>
    <w:rsid w:val="36240980"/>
    <w:rsid w:val="36499CC3"/>
    <w:rsid w:val="36E5D965"/>
    <w:rsid w:val="370F4FAD"/>
    <w:rsid w:val="3824C25D"/>
    <w:rsid w:val="3906940D"/>
    <w:rsid w:val="394FDB50"/>
    <w:rsid w:val="396292A8"/>
    <w:rsid w:val="39C20AE0"/>
    <w:rsid w:val="3B55D2B0"/>
    <w:rsid w:val="3C170FC1"/>
    <w:rsid w:val="3C2FF493"/>
    <w:rsid w:val="3C8F6B76"/>
    <w:rsid w:val="3D9B0CA1"/>
    <w:rsid w:val="3DE99323"/>
    <w:rsid w:val="3E4CA1DC"/>
    <w:rsid w:val="3EA00D4A"/>
    <w:rsid w:val="3EF4CEA8"/>
    <w:rsid w:val="3F0A42F6"/>
    <w:rsid w:val="3F13DB48"/>
    <w:rsid w:val="3F969FC0"/>
    <w:rsid w:val="4053A082"/>
    <w:rsid w:val="40AB675E"/>
    <w:rsid w:val="415B6F81"/>
    <w:rsid w:val="4173FCB4"/>
    <w:rsid w:val="4213570B"/>
    <w:rsid w:val="421D9741"/>
    <w:rsid w:val="42309CE0"/>
    <w:rsid w:val="4284E05A"/>
    <w:rsid w:val="42F51039"/>
    <w:rsid w:val="433CB627"/>
    <w:rsid w:val="448715B1"/>
    <w:rsid w:val="450797E2"/>
    <w:rsid w:val="4537E5D5"/>
    <w:rsid w:val="45FC07F6"/>
    <w:rsid w:val="4641E3BA"/>
    <w:rsid w:val="469A8095"/>
    <w:rsid w:val="46DA0C47"/>
    <w:rsid w:val="47A3953E"/>
    <w:rsid w:val="47D2A768"/>
    <w:rsid w:val="480C5E8C"/>
    <w:rsid w:val="4853D96E"/>
    <w:rsid w:val="48AD3971"/>
    <w:rsid w:val="49CBA40F"/>
    <w:rsid w:val="4A98C735"/>
    <w:rsid w:val="4ABB1482"/>
    <w:rsid w:val="4B2BE4C7"/>
    <w:rsid w:val="4BEFC429"/>
    <w:rsid w:val="4BFA0D16"/>
    <w:rsid w:val="4C9D2FD7"/>
    <w:rsid w:val="4CC9CAB9"/>
    <w:rsid w:val="4DC79EA7"/>
    <w:rsid w:val="4DE086DC"/>
    <w:rsid w:val="4ED932AC"/>
    <w:rsid w:val="4F277C85"/>
    <w:rsid w:val="50FA6187"/>
    <w:rsid w:val="53CFACC1"/>
    <w:rsid w:val="53E2F32A"/>
    <w:rsid w:val="53F26DB3"/>
    <w:rsid w:val="54029BAC"/>
    <w:rsid w:val="54BD9D9E"/>
    <w:rsid w:val="551E238F"/>
    <w:rsid w:val="5561A529"/>
    <w:rsid w:val="557D954C"/>
    <w:rsid w:val="55A50BE1"/>
    <w:rsid w:val="56D16C85"/>
    <w:rsid w:val="5865BC5E"/>
    <w:rsid w:val="5A2B1F58"/>
    <w:rsid w:val="5A80FFD4"/>
    <w:rsid w:val="5ACCCF06"/>
    <w:rsid w:val="5B750C5E"/>
    <w:rsid w:val="5B8F66F3"/>
    <w:rsid w:val="5C784330"/>
    <w:rsid w:val="5C961563"/>
    <w:rsid w:val="5CACE6B7"/>
    <w:rsid w:val="5D751DC8"/>
    <w:rsid w:val="5DEBE129"/>
    <w:rsid w:val="5E07E7A2"/>
    <w:rsid w:val="5E8152F1"/>
    <w:rsid w:val="5EEEA83A"/>
    <w:rsid w:val="5F0379B4"/>
    <w:rsid w:val="5F2AAD06"/>
    <w:rsid w:val="61248AD6"/>
    <w:rsid w:val="616A138B"/>
    <w:rsid w:val="61C44194"/>
    <w:rsid w:val="621510C2"/>
    <w:rsid w:val="625AE45F"/>
    <w:rsid w:val="62F18A27"/>
    <w:rsid w:val="63B8F98E"/>
    <w:rsid w:val="6407A84A"/>
    <w:rsid w:val="640CC332"/>
    <w:rsid w:val="641AEFE0"/>
    <w:rsid w:val="64779085"/>
    <w:rsid w:val="64D142F3"/>
    <w:rsid w:val="65811841"/>
    <w:rsid w:val="66062735"/>
    <w:rsid w:val="667E2366"/>
    <w:rsid w:val="671772EB"/>
    <w:rsid w:val="672E8178"/>
    <w:rsid w:val="67419A98"/>
    <w:rsid w:val="67980E49"/>
    <w:rsid w:val="67C4A4B1"/>
    <w:rsid w:val="6881BDFF"/>
    <w:rsid w:val="688E3723"/>
    <w:rsid w:val="69D5A355"/>
    <w:rsid w:val="6A05AACC"/>
    <w:rsid w:val="6A4BE8DD"/>
    <w:rsid w:val="6BAAD162"/>
    <w:rsid w:val="6C6050E1"/>
    <w:rsid w:val="6C8EEF93"/>
    <w:rsid w:val="6C8F65A7"/>
    <w:rsid w:val="6DCF3585"/>
    <w:rsid w:val="6DF33AB9"/>
    <w:rsid w:val="6E497E9A"/>
    <w:rsid w:val="6E99A35E"/>
    <w:rsid w:val="6ED91948"/>
    <w:rsid w:val="6F6C678B"/>
    <w:rsid w:val="70276C72"/>
    <w:rsid w:val="703F3397"/>
    <w:rsid w:val="70F8ADC3"/>
    <w:rsid w:val="7213939E"/>
    <w:rsid w:val="72F295B1"/>
    <w:rsid w:val="73BD30BE"/>
    <w:rsid w:val="7437A6C9"/>
    <w:rsid w:val="74966D74"/>
    <w:rsid w:val="757E4E51"/>
    <w:rsid w:val="75B06216"/>
    <w:rsid w:val="75C2AE5F"/>
    <w:rsid w:val="76357B96"/>
    <w:rsid w:val="764A94C0"/>
    <w:rsid w:val="766F9D3E"/>
    <w:rsid w:val="76F9218D"/>
    <w:rsid w:val="7715026C"/>
    <w:rsid w:val="77A6A9EF"/>
    <w:rsid w:val="7824A6DF"/>
    <w:rsid w:val="78C1D74E"/>
    <w:rsid w:val="7958E07D"/>
    <w:rsid w:val="79FE54CA"/>
    <w:rsid w:val="7AA7550F"/>
    <w:rsid w:val="7AB4AEB3"/>
    <w:rsid w:val="7AE8F5AA"/>
    <w:rsid w:val="7B0B99EA"/>
    <w:rsid w:val="7CAD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7D1EA7FA-6075-47FC-B703-F7A887FE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16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Kiani</dc:creator>
  <cp:keywords/>
  <dc:description/>
  <cp:lastModifiedBy>Niaz Khan</cp:lastModifiedBy>
  <cp:revision>2</cp:revision>
  <dcterms:created xsi:type="dcterms:W3CDTF">2026-06-20T10:35:00Z</dcterms:created>
  <dcterms:modified xsi:type="dcterms:W3CDTF">2026-06-20T10:35:00Z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f4ce37-0c3e-4290-882f-18a7ad00d4c7_Enabled">
    <vt:lpwstr>true</vt:lpwstr>
  </property>
  <property fmtid="{D5CDD505-2E9C-101B-9397-08002B2CF9AE}" pid="3" name="MSIP_Label_58f4ce37-0c3e-4290-882f-18a7ad00d4c7_SetDate">
    <vt:lpwstr>2026-06-18T22:09:59Z</vt:lpwstr>
  </property>
  <property fmtid="{D5CDD505-2E9C-101B-9397-08002B2CF9AE}" pid="4" name="MSIP_Label_58f4ce37-0c3e-4290-882f-18a7ad00d4c7_Method">
    <vt:lpwstr>Standard</vt:lpwstr>
  </property>
  <property fmtid="{D5CDD505-2E9C-101B-9397-08002B2CF9AE}" pid="5" name="MSIP_Label_58f4ce37-0c3e-4290-882f-18a7ad00d4c7_Name">
    <vt:lpwstr>Strictly Confidential</vt:lpwstr>
  </property>
  <property fmtid="{D5CDD505-2E9C-101B-9397-08002B2CF9AE}" pid="6" name="MSIP_Label_58f4ce37-0c3e-4290-882f-18a7ad00d4c7_SiteId">
    <vt:lpwstr>31a2fec0-266b-4c67-b56e-2796d8f59c36</vt:lpwstr>
  </property>
  <property fmtid="{D5CDD505-2E9C-101B-9397-08002B2CF9AE}" pid="7" name="MSIP_Label_58f4ce37-0c3e-4290-882f-18a7ad00d4c7_ActionId">
    <vt:lpwstr>718fd99b-b696-48b0-b27c-ba5c96f3e68f</vt:lpwstr>
  </property>
  <property fmtid="{D5CDD505-2E9C-101B-9397-08002B2CF9AE}" pid="8" name="MSIP_Label_58f4ce37-0c3e-4290-882f-18a7ad00d4c7_ContentBits">
    <vt:lpwstr>0</vt:lpwstr>
  </property>
</Properties>
</file>